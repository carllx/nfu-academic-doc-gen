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05EB" w14:textId="77777777" w:rsidR="006A5B3A" w:rsidRDefault="006A5B3A">
      <w:pPr>
        <w:spacing w:line="460" w:lineRule="exact"/>
        <w:rPr>
          <w:rFonts w:eastAsia="FangSong_GB2312"/>
          <w:sz w:val="30"/>
        </w:rPr>
      </w:pPr>
    </w:p>
    <w:p w14:paraId="1C5CC5AA" w14:textId="77777777" w:rsidR="006A5B3A" w:rsidRDefault="006A5B3A">
      <w:pPr>
        <w:spacing w:line="460" w:lineRule="exact"/>
        <w:rPr>
          <w:rFonts w:eastAsia="FangSong_GB2312"/>
          <w:sz w:val="30"/>
        </w:rPr>
      </w:pPr>
    </w:p>
    <w:p w14:paraId="2E17D491" w14:textId="77777777" w:rsidR="006A5B3A" w:rsidRDefault="00000000">
      <w:pPr>
        <w:jc w:val="center"/>
        <w:rPr>
          <w:b/>
          <w:sz w:val="72"/>
          <w:szCs w:val="72"/>
        </w:rPr>
      </w:pPr>
      <w:r>
        <w:rPr>
          <w:rFonts w:ascii="SimSun" w:hAnsi="SimSun" w:cs="Tahoma"/>
          <w:noProof/>
          <w:sz w:val="24"/>
          <w:szCs w:val="24"/>
        </w:rPr>
        <w:drawing>
          <wp:inline distT="0" distB="0" distL="114300" distR="114300" wp14:anchorId="74063AB2" wp14:editId="2E06AF6F">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5467350" cy="1128395"/>
                    </a:xfrm>
                    <a:prstGeom prst="rect">
                      <a:avLst/>
                    </a:prstGeom>
                    <a:noFill/>
                    <a:ln>
                      <a:noFill/>
                    </a:ln>
                  </pic:spPr>
                </pic:pic>
              </a:graphicData>
            </a:graphic>
          </wp:inline>
        </w:drawing>
      </w:r>
    </w:p>
    <w:p w14:paraId="63427A6E" w14:textId="77777777" w:rsidR="006A5B3A" w:rsidRDefault="006A5B3A">
      <w:pPr>
        <w:jc w:val="center"/>
        <w:rPr>
          <w:b/>
          <w:sz w:val="24"/>
        </w:rPr>
      </w:pPr>
    </w:p>
    <w:p w14:paraId="085FB58E" w14:textId="77777777" w:rsidR="006A5B3A" w:rsidRDefault="006A5B3A">
      <w:pPr>
        <w:jc w:val="center"/>
        <w:rPr>
          <w:b/>
          <w:sz w:val="24"/>
        </w:rPr>
      </w:pPr>
    </w:p>
    <w:p w14:paraId="5AC4AD73" w14:textId="77777777" w:rsidR="006A5B3A" w:rsidRDefault="006A5B3A">
      <w:pPr>
        <w:jc w:val="center"/>
        <w:rPr>
          <w:b/>
          <w:sz w:val="24"/>
        </w:rPr>
      </w:pPr>
    </w:p>
    <w:p w14:paraId="463EFCB4" w14:textId="77777777" w:rsidR="006A5B3A" w:rsidRDefault="00000000">
      <w:pPr>
        <w:tabs>
          <w:tab w:val="left" w:pos="5460"/>
        </w:tabs>
        <w:jc w:val="left"/>
        <w:rPr>
          <w:b/>
          <w:sz w:val="24"/>
        </w:rPr>
      </w:pPr>
      <w:r>
        <w:rPr>
          <w:b/>
          <w:sz w:val="24"/>
        </w:rPr>
        <w:tab/>
      </w:r>
    </w:p>
    <w:p w14:paraId="79715CC1" w14:textId="77777777" w:rsidR="006A5B3A" w:rsidRDefault="006A5B3A">
      <w:pPr>
        <w:jc w:val="center"/>
        <w:rPr>
          <w:b/>
          <w:sz w:val="24"/>
        </w:rPr>
      </w:pPr>
    </w:p>
    <w:p w14:paraId="0D005060" w14:textId="77777777" w:rsidR="006A5B3A" w:rsidRDefault="00000000">
      <w:pPr>
        <w:jc w:val="center"/>
        <w:rPr>
          <w:rFonts w:ascii="STXinwei" w:eastAsia="STXinwei" w:hAnsi="Microsoft YaHei"/>
          <w:b/>
          <w:sz w:val="72"/>
          <w:szCs w:val="72"/>
        </w:rPr>
      </w:pPr>
      <w:commentRangeStart w:id="0"/>
      <w:r>
        <w:rPr>
          <w:rFonts w:ascii="STXinwei" w:eastAsia="STXinwei" w:hAnsi="Microsoft YaHei" w:hint="eastAsia"/>
          <w:b/>
          <w:sz w:val="72"/>
          <w:szCs w:val="72"/>
        </w:rPr>
        <w:t>实 验 指 导 书</w:t>
      </w:r>
      <w:commentRangeEnd w:id="0"/>
      <w:r>
        <w:rPr>
          <w:rStyle w:val="CommentReference"/>
          <w:rFonts w:ascii="STXinwei" w:eastAsia="STXinwei" w:hAnsi="Microsoft YaHei"/>
          <w:b/>
          <w:sz w:val="72"/>
          <w:szCs w:val="72"/>
        </w:rPr>
        <w:commentReference w:id="0"/>
      </w:r>
    </w:p>
    <w:p w14:paraId="60183AE1" w14:textId="77777777" w:rsidR="006A5B3A" w:rsidRDefault="006A5B3A">
      <w:pPr>
        <w:jc w:val="center"/>
        <w:rPr>
          <w:color w:val="006600"/>
        </w:rPr>
      </w:pPr>
    </w:p>
    <w:p w14:paraId="1C97B8EF" w14:textId="77777777" w:rsidR="006A5B3A" w:rsidRDefault="006A5B3A">
      <w:pPr>
        <w:spacing w:line="480" w:lineRule="auto"/>
        <w:jc w:val="center"/>
        <w:rPr>
          <w:color w:val="006600"/>
          <w:sz w:val="22"/>
          <w:szCs w:val="21"/>
        </w:rPr>
      </w:pPr>
    </w:p>
    <w:p w14:paraId="039E7195" w14:textId="77777777" w:rsidR="006A5B3A" w:rsidRDefault="006A5B3A">
      <w:pPr>
        <w:spacing w:line="480" w:lineRule="auto"/>
        <w:jc w:val="center"/>
        <w:rPr>
          <w:color w:val="006600"/>
          <w:sz w:val="22"/>
          <w:szCs w:val="21"/>
        </w:rPr>
      </w:pPr>
    </w:p>
    <w:p w14:paraId="24BEF9BA" w14:textId="77777777" w:rsidR="006A5B3A" w:rsidRDefault="006A5B3A">
      <w:pPr>
        <w:spacing w:line="480" w:lineRule="auto"/>
        <w:jc w:val="center"/>
        <w:rPr>
          <w:color w:val="006600"/>
          <w:sz w:val="22"/>
          <w:szCs w:val="21"/>
        </w:rPr>
      </w:pPr>
    </w:p>
    <w:p w14:paraId="21E8120B" w14:textId="77777777" w:rsidR="006A5B3A" w:rsidRDefault="006A5B3A">
      <w:pPr>
        <w:spacing w:line="480" w:lineRule="auto"/>
        <w:jc w:val="center"/>
        <w:rPr>
          <w:color w:val="006600"/>
          <w:sz w:val="22"/>
          <w:szCs w:val="21"/>
        </w:rPr>
      </w:pPr>
    </w:p>
    <w:p w14:paraId="40D53D21" w14:textId="5B21E9A9" w:rsidR="00A25AFE" w:rsidRDefault="00A25AFE">
      <w:pPr>
        <w:spacing w:line="480" w:lineRule="auto"/>
        <w:ind w:firstLineChars="300" w:firstLine="960"/>
        <w:rPr>
          <w:rFonts w:hint="eastAsia"/>
          <w:color w:val="000000"/>
          <w:sz w:val="32"/>
          <w:szCs w:val="32"/>
          <w:u w:val="single"/>
        </w:rPr>
      </w:pPr>
      <w:r>
        <w:rPr>
          <w:rFonts w:hint="eastAsia"/>
          <w:color w:val="000000"/>
          <w:sz w:val="32"/>
          <w:szCs w:val="32"/>
        </w:rPr>
        <w:t>课程代码</w:t>
      </w:r>
      <w:ins w:id="1" w:author="林昕" w:date="2026-02-23T16:56:00Z" w16du:dateUtc="2026-02-23T08:56:00Z">
        <w:r>
          <w:rPr>
            <w:rFonts w:hint="eastAsia"/>
            <w:color w:val="000000"/>
            <w:sz w:val="32"/>
            <w:szCs w:val="32"/>
          </w:rPr>
          <w:t>：</w:t>
        </w:r>
        <w:commentRangeStart w:id="2"/>
        <w:r>
          <w:rPr>
            <w:rFonts w:hint="eastAsia"/>
            <w:color w:val="000000"/>
            <w:sz w:val="32"/>
            <w:szCs w:val="32"/>
            <w:u w:val="single"/>
          </w:rPr>
          <w:t>XXXX</w:t>
        </w:r>
      </w:ins>
      <w:commentRangeEnd w:id="2"/>
      <w:r>
        <w:rPr>
          <w:rStyle w:val="CommentReference"/>
          <w:rFonts w:hint="eastAsia"/>
          <w:color w:val="000000"/>
          <w:sz w:val="32"/>
          <w:szCs w:val="32"/>
          <w:u w:val="single"/>
        </w:rPr>
        <w:commentReference w:id="2"/>
      </w:r>
    </w:p>
    <w:p w14:paraId="4F96FF8B" w14:textId="62907B6A" w:rsidR="00A25AFE" w:rsidRDefault="00A25AFE">
      <w:pPr>
        <w:spacing w:line="480" w:lineRule="auto"/>
        <w:ind w:firstLineChars="300" w:firstLine="960"/>
        <w:rPr>
          <w:color w:val="000000"/>
          <w:sz w:val="32"/>
          <w:szCs w:val="32"/>
          <w:u w:val="single"/>
        </w:rPr>
      </w:pPr>
      <w:r>
        <w:rPr>
          <w:rFonts w:hint="eastAsia"/>
          <w:color w:val="000000"/>
          <w:sz w:val="32"/>
          <w:szCs w:val="32"/>
        </w:rPr>
        <w:t>课程名称：</w:t>
      </w:r>
      <w:commentRangeStart w:id="3"/>
      <w:ins w:id="4" w:author="林昕" w:date="2026-02-23T16:57:00Z" w16du:dateUtc="2026-02-23T08:57:00Z">
        <w:r>
          <w:rPr>
            <w:rFonts w:hint="eastAsia"/>
            <w:color w:val="000000"/>
            <w:sz w:val="32"/>
            <w:szCs w:val="32"/>
            <w:u w:val="single"/>
          </w:rPr>
          <w:t>XXXX</w:t>
        </w:r>
      </w:ins>
      <w:commentRangeEnd w:id="3"/>
      <w:r w:rsidR="00ED1DD1">
        <w:rPr>
          <w:rStyle w:val="CommentReference"/>
          <w:color w:val="000000"/>
          <w:sz w:val="32"/>
          <w:szCs w:val="32"/>
          <w:u w:val="single"/>
        </w:rPr>
        <w:commentReference w:id="3"/>
      </w:r>
    </w:p>
    <w:p w14:paraId="6ED64831" w14:textId="52CA9858" w:rsidR="00A25AFE" w:rsidRDefault="00A25AFE">
      <w:pPr>
        <w:spacing w:line="480" w:lineRule="auto"/>
        <w:ind w:firstLineChars="300" w:firstLine="960"/>
        <w:rPr>
          <w:color w:val="000000"/>
          <w:sz w:val="32"/>
          <w:szCs w:val="32"/>
          <w:u w:val="single"/>
        </w:rPr>
      </w:pPr>
      <w:r>
        <w:rPr>
          <w:rFonts w:hint="eastAsia"/>
          <w:color w:val="000000"/>
          <w:sz w:val="32"/>
          <w:szCs w:val="32"/>
        </w:rPr>
        <w:t>适用年级：</w:t>
      </w:r>
      <w:commentRangeStart w:id="5"/>
      <w:ins w:id="6" w:author="林昕" w:date="2026-02-23T16:58:00Z" w16du:dateUtc="2026-02-23T08:58:00Z">
        <w:r>
          <w:rPr>
            <w:rFonts w:hint="eastAsia"/>
            <w:color w:val="000000"/>
            <w:sz w:val="32"/>
            <w:szCs w:val="32"/>
            <w:u w:val="single"/>
          </w:rPr>
          <w:t>XXXX</w:t>
        </w:r>
      </w:ins>
      <w:commentRangeEnd w:id="5"/>
      <w:r w:rsidR="00ED1DD1">
        <w:rPr>
          <w:rStyle w:val="CommentReference"/>
          <w:color w:val="000000"/>
          <w:sz w:val="32"/>
          <w:szCs w:val="32"/>
          <w:u w:val="single"/>
        </w:rPr>
        <w:commentReference w:id="5"/>
      </w:r>
    </w:p>
    <w:p w14:paraId="2D9C71B1" w14:textId="68E88335" w:rsidR="00A25AFE" w:rsidRDefault="00A25AFE">
      <w:pPr>
        <w:spacing w:line="480" w:lineRule="auto"/>
        <w:ind w:firstLineChars="300" w:firstLine="960"/>
        <w:rPr>
          <w:color w:val="000000"/>
          <w:sz w:val="32"/>
          <w:szCs w:val="32"/>
          <w:u w:val="single"/>
        </w:rPr>
      </w:pPr>
      <w:bookmarkStart w:id="7" w:name="OLE_LINK4"/>
      <w:r>
        <w:rPr>
          <w:rFonts w:hint="eastAsia"/>
          <w:color w:val="000000"/>
          <w:sz w:val="32"/>
          <w:szCs w:val="32"/>
        </w:rPr>
        <w:t>适用专业</w:t>
      </w:r>
      <w:bookmarkEnd w:id="7"/>
      <w:r>
        <w:rPr>
          <w:rFonts w:hint="eastAsia"/>
          <w:color w:val="000000"/>
          <w:sz w:val="32"/>
          <w:szCs w:val="32"/>
        </w:rPr>
        <w:t>：</w:t>
      </w:r>
      <w:commentRangeStart w:id="8"/>
      <w:ins w:id="9" w:author="林昕" w:date="2026-02-23T16:58:00Z" w16du:dateUtc="2026-02-23T08:58:00Z">
        <w:r>
          <w:rPr>
            <w:rFonts w:hint="eastAsia"/>
            <w:color w:val="000000"/>
            <w:sz w:val="32"/>
            <w:szCs w:val="32"/>
            <w:u w:val="single"/>
          </w:rPr>
          <w:t>XXXX</w:t>
        </w:r>
      </w:ins>
      <w:commentRangeEnd w:id="8"/>
      <w:r w:rsidR="00ED1DD1">
        <w:rPr>
          <w:rStyle w:val="CommentReference"/>
          <w:color w:val="000000"/>
          <w:sz w:val="32"/>
          <w:szCs w:val="32"/>
          <w:u w:val="single"/>
        </w:rPr>
        <w:commentReference w:id="8"/>
      </w:r>
    </w:p>
    <w:p w14:paraId="0BBDFA58" w14:textId="77777777" w:rsidR="006A5B3A" w:rsidRDefault="006A5B3A">
      <w:pPr>
        <w:spacing w:line="480" w:lineRule="auto"/>
        <w:ind w:firstLineChars="567" w:firstLine="1814"/>
        <w:rPr>
          <w:color w:val="000000"/>
          <w:sz w:val="32"/>
          <w:szCs w:val="32"/>
          <w:u w:val="single"/>
        </w:rPr>
      </w:pPr>
    </w:p>
    <w:p w14:paraId="4AF2A816" w14:textId="77777777" w:rsidR="006A5B3A" w:rsidRDefault="006A5B3A">
      <w:pPr>
        <w:rPr>
          <w:rFonts w:ascii="SimSun" w:hAnsi="SimSun"/>
          <w:color w:val="000000"/>
          <w:sz w:val="32"/>
          <w:szCs w:val="32"/>
        </w:rPr>
      </w:pPr>
    </w:p>
    <w:p w14:paraId="15A0E964" w14:textId="77777777" w:rsidR="006A5B3A" w:rsidRDefault="006A5B3A">
      <w:pPr>
        <w:ind w:firstLine="480"/>
      </w:pPr>
    </w:p>
    <w:p w14:paraId="27BB7F5F" w14:textId="77777777" w:rsidR="006A5B3A" w:rsidRDefault="00000000">
      <w:pPr>
        <w:jc w:val="center"/>
        <w:rPr>
          <w:rFonts w:ascii="SimHei" w:eastAsia="SimHei" w:hAnsi="SimHei"/>
          <w:sz w:val="30"/>
          <w:szCs w:val="30"/>
        </w:rPr>
      </w:pPr>
      <w:r>
        <w:rPr>
          <w:rFonts w:ascii="SimHei" w:eastAsia="SimHei" w:hAnsi="SimHei" w:hint="eastAsia"/>
          <w:sz w:val="30"/>
          <w:szCs w:val="30"/>
        </w:rPr>
        <w:t>设计学院</w:t>
      </w:r>
    </w:p>
    <w:p w14:paraId="1D0CC2F5" w14:textId="77777777" w:rsidR="006A5B3A" w:rsidRDefault="00000000">
      <w:pPr>
        <w:jc w:val="center"/>
        <w:rPr>
          <w:rFonts w:ascii="SimHei" w:eastAsia="SimHei" w:hAnsi="SimHei"/>
          <w:sz w:val="30"/>
          <w:szCs w:val="30"/>
        </w:rPr>
        <w:sectPr w:rsidR="006A5B3A">
          <w:footerReference w:type="default" r:id="rId13"/>
          <w:pgSz w:w="11906" w:h="16838"/>
          <w:pgMar w:top="1440" w:right="1800" w:bottom="1440" w:left="1800" w:header="851" w:footer="992" w:gutter="0"/>
          <w:cols w:space="425"/>
          <w:docGrid w:type="lines" w:linePitch="312"/>
        </w:sectPr>
      </w:pPr>
      <w:r>
        <w:rPr>
          <w:rFonts w:ascii="SimHei" w:eastAsia="SimHei" w:hAnsi="SimHei" w:hint="eastAsia"/>
          <w:sz w:val="30"/>
          <w:szCs w:val="30"/>
        </w:rPr>
        <w:t>二零二六年三月一日</w:t>
      </w:r>
    </w:p>
    <w:p w14:paraId="0312FB1E" w14:textId="77777777" w:rsidR="006A5B3A" w:rsidRDefault="00000000">
      <w:pPr>
        <w:jc w:val="center"/>
        <w:rPr>
          <w:rFonts w:eastAsia="方正小标宋简体"/>
          <w:b/>
          <w:sz w:val="44"/>
          <w:szCs w:val="30"/>
        </w:rPr>
      </w:pPr>
      <w:commentRangeStart w:id="10"/>
      <w:r>
        <w:rPr>
          <w:rFonts w:eastAsia="方正小标宋简体" w:hint="eastAsia"/>
          <w:b/>
          <w:sz w:val="44"/>
          <w:szCs w:val="30"/>
        </w:rPr>
        <w:lastRenderedPageBreak/>
        <w:t>目</w:t>
      </w:r>
      <w:r>
        <w:rPr>
          <w:rFonts w:eastAsia="方正小标宋简体" w:hint="eastAsia"/>
          <w:b/>
          <w:sz w:val="44"/>
          <w:szCs w:val="30"/>
        </w:rPr>
        <w:t xml:space="preserve">  </w:t>
      </w:r>
      <w:r>
        <w:rPr>
          <w:rFonts w:eastAsia="方正小标宋简体" w:hint="eastAsia"/>
          <w:b/>
          <w:sz w:val="44"/>
          <w:szCs w:val="30"/>
        </w:rPr>
        <w:t>录</w:t>
      </w:r>
      <w:commentRangeEnd w:id="10"/>
      <w:r>
        <w:rPr>
          <w:rStyle w:val="CommentReference"/>
          <w:rFonts w:eastAsia="方正小标宋简体"/>
          <w:b/>
          <w:sz w:val="44"/>
          <w:szCs w:val="30"/>
        </w:rPr>
        <w:commentReference w:id="10"/>
      </w:r>
    </w:p>
    <w:sdt>
      <w:sdtPr>
        <w:rPr>
          <w:lang w:val="zh-CN"/>
        </w:rPr>
        <w:id w:val="-759445293"/>
        <w:docPartObj>
          <w:docPartGallery w:val="Table of Contents"/>
          <w:docPartUnique/>
        </w:docPartObj>
      </w:sdtPr>
      <w:sdtEndPr>
        <w:rPr>
          <w:rFonts w:eastAsia="FangSong"/>
          <w:bCs/>
          <w:sz w:val="28"/>
        </w:rPr>
      </w:sdtEndPr>
      <w:sdtContent>
        <w:commentRangeStart w:id="11" w:displacedByCustomXml="prev"/>
        <w:p w14:paraId="5DDCDF6B" w14:textId="77777777" w:rsidR="006A5B3A" w:rsidRDefault="00000000">
          <w:pPr>
            <w:pStyle w:val="TOC1"/>
            <w:tabs>
              <w:tab w:val="right" w:leader="dot" w:pos="8296"/>
            </w:tabs>
            <w:rPr>
              <w:rFonts w:asciiTheme="minorHAnsi" w:eastAsia="FangSong" w:hAnsiTheme="minorHAnsi" w:cstheme="minorBidi"/>
              <w:sz w:val="28"/>
              <w:szCs w:val="24"/>
              <w14:ligatures w14:val="standardContextual"/>
            </w:rPr>
          </w:pPr>
          <w:r>
            <w:rPr>
              <w:rFonts w:eastAsia="FangSong"/>
              <w:color w:val="000000" w:themeColor="text1"/>
              <w:sz w:val="28"/>
            </w:rPr>
            <w:fldChar w:fldCharType="begin"/>
          </w:r>
          <w:r>
            <w:rPr>
              <w:rFonts w:eastAsia="FangSong"/>
              <w:color w:val="000000" w:themeColor="text1"/>
              <w:sz w:val="28"/>
            </w:rPr>
            <w:instrText xml:space="preserve"> TOC \o "1-3" \h \z \u </w:instrText>
          </w:r>
          <w:r>
            <w:rPr>
              <w:rFonts w:eastAsia="FangSong"/>
              <w:color w:val="000000" w:themeColor="text1"/>
              <w:sz w:val="28"/>
            </w:rPr>
            <w:fldChar w:fldCharType="separate"/>
          </w:r>
          <w:hyperlink w:anchor="_Toc200927373" w:history="1">
            <w:r>
              <w:rPr>
                <w:rStyle w:val="Hyperlink"/>
                <w:rFonts w:eastAsia="FangSong" w:hint="eastAsia"/>
                <w:sz w:val="28"/>
              </w:rPr>
              <w:t>广州南方学院课程实验项目一览表</w:t>
            </w:r>
            <w:r>
              <w:rPr>
                <w:rFonts w:eastAsia="FangSong" w:hint="eastAsia"/>
                <w:sz w:val="28"/>
              </w:rPr>
              <w:tab/>
            </w:r>
            <w:r>
              <w:rPr>
                <w:rFonts w:eastAsia="FangSong" w:hint="eastAsia"/>
                <w:sz w:val="28"/>
              </w:rPr>
              <w:fldChar w:fldCharType="begin"/>
            </w:r>
            <w:r>
              <w:rPr>
                <w:rFonts w:eastAsia="FangSong" w:hint="eastAsia"/>
                <w:sz w:val="28"/>
              </w:rPr>
              <w:instrText xml:space="preserve"> </w:instrText>
            </w:r>
            <w:r>
              <w:rPr>
                <w:rFonts w:eastAsia="FangSong"/>
                <w:sz w:val="28"/>
              </w:rPr>
              <w:instrText>PAGEREF _Toc200927373 \h</w:instrText>
            </w:r>
            <w:r>
              <w:rPr>
                <w:rFonts w:eastAsia="FangSong" w:hint="eastAsia"/>
                <w:sz w:val="28"/>
              </w:rPr>
              <w:instrText xml:space="preserve"> </w:instrText>
            </w:r>
            <w:r>
              <w:rPr>
                <w:rFonts w:eastAsia="FangSong" w:hint="eastAsia"/>
                <w:sz w:val="28"/>
              </w:rPr>
            </w:r>
            <w:r>
              <w:rPr>
                <w:rFonts w:eastAsia="FangSong" w:hint="eastAsia"/>
                <w:sz w:val="28"/>
              </w:rPr>
              <w:fldChar w:fldCharType="separate"/>
            </w:r>
            <w:r>
              <w:rPr>
                <w:rFonts w:eastAsia="FangSong"/>
                <w:sz w:val="28"/>
              </w:rPr>
              <w:t>1</w:t>
            </w:r>
            <w:r>
              <w:rPr>
                <w:rFonts w:eastAsia="FangSong" w:hint="eastAsia"/>
                <w:sz w:val="28"/>
              </w:rPr>
              <w:fldChar w:fldCharType="end"/>
            </w:r>
          </w:hyperlink>
        </w:p>
        <w:p w14:paraId="7D73E33C" w14:textId="77777777" w:rsidR="006A5B3A" w:rsidRDefault="00000000">
          <w:pPr>
            <w:pStyle w:val="TOC1"/>
            <w:tabs>
              <w:tab w:val="right" w:leader="dot" w:pos="8296"/>
            </w:tabs>
            <w:rPr>
              <w:rFonts w:asciiTheme="minorHAnsi" w:eastAsia="FangSong" w:hAnsiTheme="minorHAnsi" w:cstheme="minorBidi"/>
              <w:sz w:val="28"/>
              <w:szCs w:val="24"/>
              <w14:ligatures w14:val="standardContextual"/>
            </w:rPr>
          </w:pPr>
          <w:hyperlink w:anchor="_Toc200927374" w:history="1">
            <w:r>
              <w:rPr>
                <w:rStyle w:val="Hyperlink"/>
                <w:rFonts w:eastAsia="FangSong" w:hint="eastAsia"/>
                <w:sz w:val="28"/>
              </w:rPr>
              <w:t>实验一</w:t>
            </w:r>
            <w:r>
              <w:rPr>
                <w:rStyle w:val="Hyperlink"/>
                <w:rFonts w:eastAsia="FangSong" w:hint="eastAsia"/>
                <w:sz w:val="28"/>
              </w:rPr>
              <w:t xml:space="preserve">   </w:t>
            </w:r>
            <w:r>
              <w:rPr>
                <w:rStyle w:val="Hyperlink"/>
                <w:rFonts w:eastAsia="FangSong" w:hint="eastAsia"/>
                <w:sz w:val="28"/>
              </w:rPr>
              <w:t>欧姆定律的验证与仿真</w:t>
            </w:r>
            <w:r>
              <w:rPr>
                <w:rFonts w:eastAsia="FangSong" w:hint="eastAsia"/>
                <w:sz w:val="28"/>
              </w:rPr>
              <w:tab/>
            </w:r>
            <w:r>
              <w:rPr>
                <w:rFonts w:eastAsia="FangSong" w:hint="eastAsia"/>
                <w:sz w:val="28"/>
              </w:rPr>
              <w:fldChar w:fldCharType="begin"/>
            </w:r>
            <w:r>
              <w:rPr>
                <w:rFonts w:eastAsia="FangSong" w:hint="eastAsia"/>
                <w:sz w:val="28"/>
              </w:rPr>
              <w:instrText xml:space="preserve"> </w:instrText>
            </w:r>
            <w:r>
              <w:rPr>
                <w:rFonts w:eastAsia="FangSong"/>
                <w:sz w:val="28"/>
              </w:rPr>
              <w:instrText>PAGEREF _Toc200927374 \h</w:instrText>
            </w:r>
            <w:r>
              <w:rPr>
                <w:rFonts w:eastAsia="FangSong" w:hint="eastAsia"/>
                <w:sz w:val="28"/>
              </w:rPr>
              <w:instrText xml:space="preserve"> </w:instrText>
            </w:r>
            <w:r>
              <w:rPr>
                <w:rFonts w:eastAsia="FangSong" w:hint="eastAsia"/>
                <w:sz w:val="28"/>
              </w:rPr>
            </w:r>
            <w:r>
              <w:rPr>
                <w:rFonts w:eastAsia="FangSong" w:hint="eastAsia"/>
                <w:sz w:val="28"/>
              </w:rPr>
              <w:fldChar w:fldCharType="separate"/>
            </w:r>
            <w:r>
              <w:rPr>
                <w:rFonts w:eastAsia="FangSong"/>
                <w:sz w:val="28"/>
              </w:rPr>
              <w:t>2</w:t>
            </w:r>
            <w:r>
              <w:rPr>
                <w:rFonts w:eastAsia="FangSong" w:hint="eastAsia"/>
                <w:sz w:val="28"/>
              </w:rPr>
              <w:fldChar w:fldCharType="end"/>
            </w:r>
          </w:hyperlink>
        </w:p>
        <w:p w14:paraId="61E16D0E" w14:textId="77777777" w:rsidR="006A5B3A" w:rsidRDefault="00000000">
          <w:pPr>
            <w:pStyle w:val="TOC1"/>
            <w:tabs>
              <w:tab w:val="right" w:leader="dot" w:pos="8296"/>
            </w:tabs>
            <w:rPr>
              <w:rFonts w:asciiTheme="minorHAnsi" w:eastAsia="FangSong" w:hAnsiTheme="minorHAnsi" w:cstheme="minorBidi"/>
              <w:sz w:val="28"/>
              <w:szCs w:val="24"/>
              <w14:ligatures w14:val="standardContextual"/>
            </w:rPr>
          </w:pPr>
          <w:hyperlink w:anchor="_Toc200927375" w:history="1">
            <w:r>
              <w:rPr>
                <w:rStyle w:val="Hyperlink"/>
                <w:rFonts w:eastAsia="FangSong" w:hint="eastAsia"/>
                <w:sz w:val="28"/>
              </w:rPr>
              <w:t>实验二</w:t>
            </w:r>
            <w:r>
              <w:rPr>
                <w:rStyle w:val="Hyperlink"/>
                <w:rFonts w:eastAsia="FangSong" w:hint="eastAsia"/>
                <w:sz w:val="28"/>
              </w:rPr>
              <w:t xml:space="preserve">   </w:t>
            </w:r>
            <w:r>
              <w:rPr>
                <w:rStyle w:val="Hyperlink"/>
                <w:rFonts w:eastAsia="FangSong" w:hint="eastAsia"/>
                <w:sz w:val="28"/>
              </w:rPr>
              <w:t>基尔霍夫定律仿真实验</w:t>
            </w:r>
            <w:r>
              <w:rPr>
                <w:rFonts w:eastAsia="FangSong" w:hint="eastAsia"/>
                <w:sz w:val="28"/>
              </w:rPr>
              <w:tab/>
            </w:r>
            <w:r>
              <w:rPr>
                <w:rFonts w:eastAsia="FangSong" w:hint="eastAsia"/>
                <w:sz w:val="28"/>
              </w:rPr>
              <w:fldChar w:fldCharType="begin"/>
            </w:r>
            <w:r>
              <w:rPr>
                <w:rFonts w:eastAsia="FangSong" w:hint="eastAsia"/>
                <w:sz w:val="28"/>
              </w:rPr>
              <w:instrText xml:space="preserve"> </w:instrText>
            </w:r>
            <w:r>
              <w:rPr>
                <w:rFonts w:eastAsia="FangSong"/>
                <w:sz w:val="28"/>
              </w:rPr>
              <w:instrText>PAGEREF _Toc200927375 \h</w:instrText>
            </w:r>
            <w:r>
              <w:rPr>
                <w:rFonts w:eastAsia="FangSong" w:hint="eastAsia"/>
                <w:sz w:val="28"/>
              </w:rPr>
              <w:instrText xml:space="preserve"> </w:instrText>
            </w:r>
            <w:r>
              <w:rPr>
                <w:rFonts w:eastAsia="FangSong" w:hint="eastAsia"/>
                <w:sz w:val="28"/>
              </w:rPr>
            </w:r>
            <w:r>
              <w:rPr>
                <w:rFonts w:eastAsia="FangSong" w:hint="eastAsia"/>
                <w:sz w:val="28"/>
              </w:rPr>
              <w:fldChar w:fldCharType="separate"/>
            </w:r>
            <w:r>
              <w:rPr>
                <w:rFonts w:eastAsia="FangSong"/>
                <w:sz w:val="28"/>
              </w:rPr>
              <w:t>6</w:t>
            </w:r>
            <w:r>
              <w:rPr>
                <w:rFonts w:eastAsia="FangSong" w:hint="eastAsia"/>
                <w:sz w:val="28"/>
              </w:rPr>
              <w:fldChar w:fldCharType="end"/>
            </w:r>
          </w:hyperlink>
        </w:p>
        <w:p w14:paraId="2021A075" w14:textId="77777777" w:rsidR="006A5B3A" w:rsidRDefault="00000000">
          <w:pPr>
            <w:pStyle w:val="TOC1"/>
            <w:tabs>
              <w:tab w:val="right" w:leader="dot" w:pos="8296"/>
            </w:tabs>
            <w:rPr>
              <w:rFonts w:eastAsia="FangSong"/>
            </w:rPr>
          </w:pPr>
          <w:hyperlink w:anchor="_Toc200927376" w:history="1">
            <w:r>
              <w:rPr>
                <w:rStyle w:val="Hyperlink"/>
                <w:rFonts w:eastAsia="FangSong" w:hint="eastAsia"/>
                <w:sz w:val="28"/>
              </w:rPr>
              <w:t>实验三</w:t>
            </w:r>
            <w:r>
              <w:rPr>
                <w:rStyle w:val="Hyperlink"/>
                <w:rFonts w:eastAsia="FangSong" w:hint="eastAsia"/>
                <w:sz w:val="28"/>
              </w:rPr>
              <w:t xml:space="preserve">  XXXXXXX</w:t>
            </w:r>
            <w:r>
              <w:rPr>
                <w:rStyle w:val="Hyperlink"/>
                <w:rFonts w:eastAsia="FangSong" w:hint="eastAsia"/>
                <w:sz w:val="28"/>
              </w:rPr>
              <w:t>实验</w:t>
            </w:r>
            <w:r>
              <w:rPr>
                <w:rFonts w:eastAsia="FangSong" w:hint="eastAsia"/>
                <w:sz w:val="28"/>
              </w:rPr>
              <w:tab/>
            </w:r>
            <w:r>
              <w:rPr>
                <w:rFonts w:eastAsia="FangSong" w:hint="eastAsia"/>
                <w:sz w:val="28"/>
              </w:rPr>
              <w:fldChar w:fldCharType="begin"/>
            </w:r>
            <w:r>
              <w:rPr>
                <w:rFonts w:eastAsia="FangSong" w:hint="eastAsia"/>
                <w:sz w:val="28"/>
              </w:rPr>
              <w:instrText xml:space="preserve"> </w:instrText>
            </w:r>
            <w:r>
              <w:rPr>
                <w:rFonts w:eastAsia="FangSong"/>
                <w:sz w:val="28"/>
              </w:rPr>
              <w:instrText>PAGEREF _Toc200927376 \h</w:instrText>
            </w:r>
            <w:r>
              <w:rPr>
                <w:rFonts w:eastAsia="FangSong" w:hint="eastAsia"/>
                <w:sz w:val="28"/>
              </w:rPr>
              <w:instrText xml:space="preserve"> </w:instrText>
            </w:r>
            <w:r>
              <w:rPr>
                <w:rFonts w:eastAsia="FangSong" w:hint="eastAsia"/>
                <w:sz w:val="28"/>
              </w:rPr>
            </w:r>
            <w:r>
              <w:rPr>
                <w:rFonts w:eastAsia="FangSong" w:hint="eastAsia"/>
                <w:sz w:val="28"/>
              </w:rPr>
              <w:fldChar w:fldCharType="separate"/>
            </w:r>
            <w:r>
              <w:rPr>
                <w:rFonts w:eastAsia="FangSong"/>
                <w:sz w:val="28"/>
              </w:rPr>
              <w:t>9</w:t>
            </w:r>
            <w:r>
              <w:rPr>
                <w:rFonts w:eastAsia="FangSong" w:hint="eastAsia"/>
                <w:sz w:val="28"/>
              </w:rPr>
              <w:fldChar w:fldCharType="end"/>
            </w:r>
          </w:hyperlink>
        </w:p>
        <w:p w14:paraId="190ECEA9" w14:textId="77777777" w:rsidR="006A5B3A" w:rsidRDefault="00000000">
          <w:pPr>
            <w:rPr>
              <w:rFonts w:eastAsia="FangSong"/>
            </w:rPr>
          </w:pPr>
          <w:r>
            <w:rPr>
              <w:rStyle w:val="Hyperlink"/>
              <w:rFonts w:ascii="FangSong" w:hAnsi="FangSong" w:cs="FangSong"/>
              <w:sz w:val="28"/>
              <w:u w:val="none"/>
            </w:rPr>
            <w:t>综合项目</w:t>
          </w:r>
          <w:r>
            <w:rPr>
              <w:rStyle w:val="Hyperlink"/>
              <w:rFonts w:ascii="FangSong" w:eastAsia="FangSong" w:hAnsi="FangSong" w:cs="FangSong" w:hint="eastAsia"/>
              <w:sz w:val="28"/>
              <w:u w:val="none"/>
            </w:rPr>
            <w:t xml:space="preserve"> *************</w:t>
          </w:r>
        </w:p>
        <w:p w14:paraId="30D0856E" w14:textId="77777777" w:rsidR="006A5B3A" w:rsidRDefault="00000000">
          <w:pPr>
            <w:rPr>
              <w:rFonts w:eastAsia="FangSong"/>
              <w:sz w:val="28"/>
            </w:rPr>
          </w:pPr>
          <w:r>
            <w:rPr>
              <w:rFonts w:eastAsia="FangSong"/>
              <w:bCs/>
              <w:color w:val="000000" w:themeColor="text1"/>
              <w:sz w:val="28"/>
              <w:lang w:val="zh-CN"/>
            </w:rPr>
            <w:fldChar w:fldCharType="end"/>
          </w:r>
          <w:commentRangeEnd w:id="11"/>
          <w:r>
            <w:rPr>
              <w:rStyle w:val="CommentReference"/>
              <w:rFonts w:eastAsia="FangSong"/>
              <w:bCs/>
              <w:sz w:val="28"/>
              <w:szCs w:val="20"/>
              <w:lang w:val="zh-CN"/>
            </w:rPr>
            <w:commentReference w:id="11"/>
          </w:r>
        </w:p>
      </w:sdtContent>
    </w:sdt>
    <w:p w14:paraId="65C75BE6" w14:textId="77777777" w:rsidR="006A5B3A" w:rsidRDefault="006A5B3A">
      <w:pPr>
        <w:jc w:val="center"/>
        <w:rPr>
          <w:rFonts w:ascii="SimHei" w:eastAsia="SimHei" w:hAnsi="SimHei"/>
          <w:sz w:val="30"/>
          <w:szCs w:val="30"/>
        </w:rPr>
      </w:pPr>
    </w:p>
    <w:p w14:paraId="028E4040" w14:textId="77777777" w:rsidR="006A5B3A" w:rsidRDefault="006A5B3A">
      <w:pPr>
        <w:jc w:val="center"/>
        <w:rPr>
          <w:rFonts w:ascii="SimHei" w:eastAsia="SimHei" w:hAnsi="SimHei"/>
          <w:sz w:val="30"/>
          <w:szCs w:val="30"/>
        </w:rPr>
      </w:pPr>
    </w:p>
    <w:p w14:paraId="1C6BC4DE" w14:textId="77777777" w:rsidR="006A5B3A" w:rsidRDefault="006A5B3A">
      <w:pPr>
        <w:jc w:val="center"/>
        <w:rPr>
          <w:rFonts w:ascii="SimHei" w:eastAsia="SimHei" w:hAnsi="SimHei"/>
          <w:sz w:val="30"/>
          <w:szCs w:val="30"/>
        </w:rPr>
        <w:sectPr w:rsidR="006A5B3A">
          <w:footerReference w:type="default" r:id="rId14"/>
          <w:pgSz w:w="11906" w:h="16838"/>
          <w:pgMar w:top="1440" w:right="1800" w:bottom="1440" w:left="1800" w:header="851" w:footer="992" w:gutter="0"/>
          <w:pgNumType w:fmt="upperRoman" w:start="1"/>
          <w:cols w:space="425"/>
          <w:docGrid w:type="lines" w:linePitch="312"/>
        </w:sectPr>
      </w:pPr>
    </w:p>
    <w:p w14:paraId="3F4B20D4" w14:textId="77777777" w:rsidR="006A5B3A" w:rsidRDefault="00000000">
      <w:pPr>
        <w:spacing w:line="560" w:lineRule="exact"/>
        <w:jc w:val="center"/>
        <w:outlineLvl w:val="0"/>
        <w:rPr>
          <w:rFonts w:eastAsia="方正小标宋简体"/>
          <w:sz w:val="44"/>
        </w:rPr>
      </w:pPr>
      <w:bookmarkStart w:id="12" w:name="_Toc200927373"/>
      <w:commentRangeStart w:id="13"/>
      <w:r>
        <w:rPr>
          <w:rFonts w:eastAsia="方正小标宋简体" w:hint="eastAsia"/>
          <w:sz w:val="44"/>
        </w:rPr>
        <w:lastRenderedPageBreak/>
        <w:t>广州南方学院课程实验项目一览表</w:t>
      </w:r>
      <w:bookmarkEnd w:id="12"/>
      <w:commentRangeEnd w:id="13"/>
      <w:r>
        <w:rPr>
          <w:rStyle w:val="CommentReference"/>
          <w:rFonts w:eastAsia="方正小标宋简体"/>
          <w:sz w:val="44"/>
          <w:szCs w:val="20"/>
        </w:rPr>
        <w:commentReference w:id="13"/>
      </w:r>
    </w:p>
    <w:p w14:paraId="40374AC5" w14:textId="77777777" w:rsidR="006A5B3A" w:rsidRDefault="006A5B3A">
      <w:pPr>
        <w:tabs>
          <w:tab w:val="left" w:pos="7938"/>
        </w:tabs>
        <w:spacing w:line="560" w:lineRule="exact"/>
        <w:rPr>
          <w:rFonts w:eastAsia="FangSong"/>
        </w:rPr>
      </w:pPr>
    </w:p>
    <w:p w14:paraId="243C34AB" w14:textId="77777777" w:rsidR="006A5B3A" w:rsidRDefault="00000000">
      <w:pPr>
        <w:tabs>
          <w:tab w:val="left" w:pos="7938"/>
        </w:tabs>
        <w:spacing w:line="560" w:lineRule="exact"/>
        <w:rPr>
          <w:rFonts w:eastAsia="FangSong"/>
        </w:rPr>
      </w:pPr>
      <w:commentRangeStart w:id="14"/>
      <w:r>
        <w:rPr>
          <w:rFonts w:eastAsia="FangSong" w:hint="eastAsia"/>
        </w:rPr>
        <w:t>课程代码：</w:t>
      </w:r>
      <w:r>
        <w:rPr>
          <w:rFonts w:eastAsia="FangSong" w:hint="eastAsia"/>
        </w:rPr>
        <w:t xml:space="preserve">                              </w:t>
      </w:r>
      <w:r>
        <w:rPr>
          <w:rFonts w:eastAsia="FangSong" w:hint="eastAsia"/>
        </w:rPr>
        <w:t>课程名称：</w:t>
      </w:r>
      <w:commentRangeEnd w:id="14"/>
      <w:r>
        <w:rPr>
          <w:rStyle w:val="CommentReference"/>
          <w:rFonts w:eastAsia="FangSong"/>
          <w:szCs w:val="20"/>
        </w:rPr>
        <w:commentReference w:id="14"/>
      </w:r>
    </w:p>
    <w:p w14:paraId="34BD5A71" w14:textId="77777777" w:rsidR="006A5B3A" w:rsidRDefault="00000000">
      <w:pPr>
        <w:tabs>
          <w:tab w:val="left" w:pos="7938"/>
        </w:tabs>
        <w:spacing w:line="560" w:lineRule="exact"/>
        <w:rPr>
          <w:rFonts w:eastAsia="FangSong"/>
        </w:rPr>
      </w:pPr>
      <w:r>
        <w:rPr>
          <w:rFonts w:eastAsia="FangSong" w:hint="eastAsia"/>
        </w:rPr>
        <w:t>开课形式：线下</w:t>
      </w:r>
    </w:p>
    <w:tbl>
      <w:tblPr>
        <w:tblStyle w:val="TableGrid"/>
        <w:tblW w:w="8642" w:type="dxa"/>
        <w:tblLook w:val="04A0" w:firstRow="1" w:lastRow="0" w:firstColumn="1" w:lastColumn="0" w:noHBand="0" w:noVBand="1"/>
      </w:tblPr>
      <w:tblGrid>
        <w:gridCol w:w="1357"/>
        <w:gridCol w:w="3106"/>
        <w:gridCol w:w="1397"/>
        <w:gridCol w:w="978"/>
        <w:gridCol w:w="841"/>
        <w:gridCol w:w="963"/>
      </w:tblGrid>
      <w:tr w:rsidR="006A5B3A" w14:paraId="3699ED12" w14:textId="77777777">
        <w:tc>
          <w:tcPr>
            <w:tcW w:w="1382" w:type="dxa"/>
            <w:vAlign w:val="center"/>
          </w:tcPr>
          <w:p w14:paraId="5F435E1E" w14:textId="77777777" w:rsidR="006A5B3A" w:rsidRDefault="00000000">
            <w:pPr>
              <w:jc w:val="center"/>
              <w:rPr>
                <w:rFonts w:eastAsia="SimHei"/>
                <w:sz w:val="28"/>
              </w:rPr>
            </w:pPr>
            <w:r>
              <w:rPr>
                <w:rFonts w:eastAsia="SimHei" w:hint="eastAsia"/>
                <w:sz w:val="28"/>
              </w:rPr>
              <w:t>序号</w:t>
            </w:r>
          </w:p>
        </w:tc>
        <w:tc>
          <w:tcPr>
            <w:tcW w:w="3149" w:type="dxa"/>
            <w:vAlign w:val="center"/>
          </w:tcPr>
          <w:p w14:paraId="367E8029" w14:textId="77777777" w:rsidR="006A5B3A" w:rsidRDefault="00000000">
            <w:pPr>
              <w:jc w:val="center"/>
              <w:rPr>
                <w:rFonts w:eastAsia="SimHei"/>
                <w:sz w:val="28"/>
              </w:rPr>
            </w:pPr>
            <w:r>
              <w:rPr>
                <w:rFonts w:eastAsia="SimHei" w:hint="eastAsia"/>
                <w:sz w:val="28"/>
              </w:rPr>
              <w:t>项目名称</w:t>
            </w:r>
          </w:p>
        </w:tc>
        <w:tc>
          <w:tcPr>
            <w:tcW w:w="1418" w:type="dxa"/>
            <w:vAlign w:val="center"/>
          </w:tcPr>
          <w:p w14:paraId="2E0787E0" w14:textId="77777777" w:rsidR="006A5B3A" w:rsidRDefault="00000000">
            <w:pPr>
              <w:jc w:val="center"/>
              <w:rPr>
                <w:rFonts w:eastAsia="SimHei"/>
                <w:sz w:val="28"/>
              </w:rPr>
            </w:pPr>
            <w:r>
              <w:rPr>
                <w:rFonts w:eastAsia="SimHei" w:hint="eastAsia"/>
                <w:sz w:val="28"/>
              </w:rPr>
              <w:t>实验类型</w:t>
            </w:r>
          </w:p>
        </w:tc>
        <w:tc>
          <w:tcPr>
            <w:tcW w:w="992" w:type="dxa"/>
            <w:vAlign w:val="center"/>
          </w:tcPr>
          <w:p w14:paraId="71F47430" w14:textId="77777777" w:rsidR="006A5B3A" w:rsidRDefault="00000000">
            <w:pPr>
              <w:jc w:val="center"/>
              <w:rPr>
                <w:rFonts w:eastAsia="SimHei"/>
                <w:sz w:val="28"/>
              </w:rPr>
            </w:pPr>
            <w:r>
              <w:rPr>
                <w:rFonts w:eastAsia="SimHei" w:hint="eastAsia"/>
                <w:sz w:val="28"/>
              </w:rPr>
              <w:t>开出要求</w:t>
            </w:r>
          </w:p>
        </w:tc>
        <w:tc>
          <w:tcPr>
            <w:tcW w:w="851" w:type="dxa"/>
            <w:vAlign w:val="center"/>
          </w:tcPr>
          <w:p w14:paraId="4A1A5125" w14:textId="77777777" w:rsidR="006A5B3A" w:rsidRDefault="00000000">
            <w:pPr>
              <w:jc w:val="center"/>
              <w:rPr>
                <w:rFonts w:eastAsia="SimHei"/>
                <w:sz w:val="28"/>
              </w:rPr>
            </w:pPr>
            <w:r>
              <w:rPr>
                <w:rFonts w:eastAsia="SimHei" w:hint="eastAsia"/>
                <w:sz w:val="28"/>
              </w:rPr>
              <w:t>每组人数</w:t>
            </w:r>
          </w:p>
        </w:tc>
        <w:tc>
          <w:tcPr>
            <w:tcW w:w="850" w:type="dxa"/>
            <w:vAlign w:val="center"/>
          </w:tcPr>
          <w:p w14:paraId="6EA7CE15" w14:textId="77777777" w:rsidR="006A5B3A" w:rsidRDefault="00000000">
            <w:pPr>
              <w:jc w:val="center"/>
              <w:rPr>
                <w:rFonts w:eastAsia="SimHei"/>
                <w:sz w:val="28"/>
              </w:rPr>
            </w:pPr>
            <w:r>
              <w:rPr>
                <w:rFonts w:eastAsia="SimHei" w:hint="eastAsia"/>
                <w:sz w:val="28"/>
              </w:rPr>
              <w:t>学时</w:t>
            </w:r>
          </w:p>
        </w:tc>
      </w:tr>
      <w:tr w:rsidR="006A5B3A" w14:paraId="13E4DF36" w14:textId="77777777">
        <w:trPr>
          <w:trHeight w:val="850"/>
        </w:trPr>
        <w:tc>
          <w:tcPr>
            <w:tcW w:w="1382" w:type="dxa"/>
            <w:vAlign w:val="center"/>
          </w:tcPr>
          <w:p w14:paraId="4A28A5AD" w14:textId="77777777" w:rsidR="006A5B3A" w:rsidRDefault="00000000">
            <w:pPr>
              <w:jc w:val="center"/>
              <w:rPr>
                <w:rFonts w:eastAsia="FangSong"/>
                <w:sz w:val="28"/>
              </w:rPr>
            </w:pPr>
            <w:r>
              <w:rPr>
                <w:rFonts w:eastAsia="FangSong" w:hint="eastAsia"/>
                <w:sz w:val="28"/>
              </w:rPr>
              <w:t>1</w:t>
            </w:r>
          </w:p>
        </w:tc>
        <w:tc>
          <w:tcPr>
            <w:tcW w:w="3149" w:type="dxa"/>
            <w:vAlign w:val="center"/>
          </w:tcPr>
          <w:p w14:paraId="1468CB65" w14:textId="77777777" w:rsidR="006A5B3A" w:rsidRDefault="00000000">
            <w:pPr>
              <w:jc w:val="center"/>
              <w:rPr>
                <w:rFonts w:eastAsia="FangSong"/>
                <w:sz w:val="28"/>
              </w:rPr>
            </w:pPr>
            <w:r>
              <w:rPr>
                <w:rFonts w:eastAsia="FangSong" w:hint="eastAsia"/>
                <w:sz w:val="28"/>
              </w:rPr>
              <w:t>欧姆定律的验证与仿真</w:t>
            </w:r>
          </w:p>
        </w:tc>
        <w:tc>
          <w:tcPr>
            <w:tcW w:w="1418" w:type="dxa"/>
            <w:vAlign w:val="center"/>
          </w:tcPr>
          <w:p w14:paraId="134FAA9A" w14:textId="77777777" w:rsidR="006A5B3A" w:rsidRDefault="00000000">
            <w:pPr>
              <w:jc w:val="center"/>
              <w:rPr>
                <w:rFonts w:eastAsia="FangSong"/>
                <w:sz w:val="28"/>
              </w:rPr>
            </w:pPr>
            <w:r>
              <w:rPr>
                <w:rFonts w:eastAsia="FangSong" w:hint="eastAsia"/>
                <w:sz w:val="28"/>
              </w:rPr>
              <w:t>验证性</w:t>
            </w:r>
          </w:p>
        </w:tc>
        <w:tc>
          <w:tcPr>
            <w:tcW w:w="992" w:type="dxa"/>
            <w:vAlign w:val="center"/>
          </w:tcPr>
          <w:p w14:paraId="72507F4E" w14:textId="77777777" w:rsidR="006A5B3A" w:rsidRDefault="00000000">
            <w:pPr>
              <w:jc w:val="center"/>
              <w:rPr>
                <w:rFonts w:eastAsia="FangSong"/>
                <w:sz w:val="28"/>
              </w:rPr>
            </w:pPr>
            <w:r>
              <w:rPr>
                <w:rFonts w:eastAsia="FangSong" w:hint="eastAsia"/>
                <w:sz w:val="28"/>
              </w:rPr>
              <w:t>必做</w:t>
            </w:r>
          </w:p>
        </w:tc>
        <w:tc>
          <w:tcPr>
            <w:tcW w:w="851" w:type="dxa"/>
            <w:vAlign w:val="center"/>
          </w:tcPr>
          <w:p w14:paraId="1530B75E" w14:textId="77777777" w:rsidR="006A5B3A" w:rsidRDefault="00000000">
            <w:pPr>
              <w:jc w:val="center"/>
              <w:rPr>
                <w:rFonts w:eastAsia="FangSong"/>
                <w:sz w:val="28"/>
              </w:rPr>
            </w:pPr>
            <w:r>
              <w:rPr>
                <w:rFonts w:eastAsia="FangSong" w:hint="eastAsia"/>
                <w:sz w:val="28"/>
              </w:rPr>
              <w:t>1</w:t>
            </w:r>
          </w:p>
        </w:tc>
        <w:tc>
          <w:tcPr>
            <w:tcW w:w="850" w:type="dxa"/>
            <w:vAlign w:val="center"/>
          </w:tcPr>
          <w:p w14:paraId="08F75783" w14:textId="77777777" w:rsidR="006A5B3A" w:rsidRDefault="00000000">
            <w:pPr>
              <w:jc w:val="center"/>
              <w:rPr>
                <w:rFonts w:eastAsia="FangSong"/>
                <w:sz w:val="28"/>
              </w:rPr>
            </w:pPr>
            <w:r>
              <w:rPr>
                <w:rFonts w:eastAsia="FangSong" w:hint="eastAsia"/>
                <w:sz w:val="28"/>
              </w:rPr>
              <w:t>2</w:t>
            </w:r>
          </w:p>
        </w:tc>
      </w:tr>
      <w:tr w:rsidR="006A5B3A" w14:paraId="6DD2724D" w14:textId="77777777">
        <w:trPr>
          <w:trHeight w:val="850"/>
        </w:trPr>
        <w:tc>
          <w:tcPr>
            <w:tcW w:w="1382" w:type="dxa"/>
            <w:vAlign w:val="center"/>
          </w:tcPr>
          <w:p w14:paraId="4E53CAF2" w14:textId="77777777" w:rsidR="006A5B3A" w:rsidRDefault="00000000">
            <w:pPr>
              <w:jc w:val="center"/>
              <w:rPr>
                <w:rFonts w:eastAsia="FangSong"/>
                <w:sz w:val="28"/>
              </w:rPr>
            </w:pPr>
            <w:r>
              <w:rPr>
                <w:rFonts w:eastAsia="FangSong" w:hint="eastAsia"/>
                <w:sz w:val="28"/>
              </w:rPr>
              <w:t>2</w:t>
            </w:r>
          </w:p>
        </w:tc>
        <w:tc>
          <w:tcPr>
            <w:tcW w:w="3149" w:type="dxa"/>
            <w:vAlign w:val="center"/>
          </w:tcPr>
          <w:p w14:paraId="7F9D85D2" w14:textId="77777777" w:rsidR="006A5B3A" w:rsidRDefault="00000000">
            <w:pPr>
              <w:jc w:val="center"/>
              <w:rPr>
                <w:rFonts w:eastAsia="FangSong"/>
                <w:sz w:val="28"/>
              </w:rPr>
            </w:pPr>
            <w:r>
              <w:rPr>
                <w:rFonts w:eastAsia="FangSong" w:hint="eastAsia"/>
                <w:sz w:val="28"/>
              </w:rPr>
              <w:t>基尔霍夫定律仿真实验</w:t>
            </w:r>
          </w:p>
        </w:tc>
        <w:tc>
          <w:tcPr>
            <w:tcW w:w="1418" w:type="dxa"/>
            <w:vAlign w:val="center"/>
          </w:tcPr>
          <w:p w14:paraId="5923B64F" w14:textId="77777777" w:rsidR="006A5B3A" w:rsidRDefault="00000000">
            <w:pPr>
              <w:jc w:val="center"/>
              <w:rPr>
                <w:rFonts w:eastAsia="FangSong"/>
                <w:sz w:val="28"/>
              </w:rPr>
            </w:pPr>
            <w:r>
              <w:rPr>
                <w:rFonts w:eastAsia="FangSong" w:hint="eastAsia"/>
                <w:sz w:val="28"/>
              </w:rPr>
              <w:t>验证性</w:t>
            </w:r>
          </w:p>
        </w:tc>
        <w:tc>
          <w:tcPr>
            <w:tcW w:w="992" w:type="dxa"/>
            <w:vAlign w:val="center"/>
          </w:tcPr>
          <w:p w14:paraId="4A15D9A1" w14:textId="77777777" w:rsidR="006A5B3A" w:rsidRDefault="00000000">
            <w:pPr>
              <w:jc w:val="center"/>
              <w:rPr>
                <w:rFonts w:eastAsia="FangSong"/>
                <w:sz w:val="28"/>
              </w:rPr>
            </w:pPr>
            <w:r>
              <w:rPr>
                <w:rFonts w:eastAsia="FangSong" w:hint="eastAsia"/>
                <w:sz w:val="28"/>
              </w:rPr>
              <w:t>必做</w:t>
            </w:r>
          </w:p>
        </w:tc>
        <w:tc>
          <w:tcPr>
            <w:tcW w:w="851" w:type="dxa"/>
            <w:vAlign w:val="center"/>
          </w:tcPr>
          <w:p w14:paraId="434AC2AA" w14:textId="77777777" w:rsidR="006A5B3A" w:rsidRDefault="00000000">
            <w:pPr>
              <w:jc w:val="center"/>
              <w:rPr>
                <w:rFonts w:eastAsia="FangSong"/>
                <w:sz w:val="28"/>
              </w:rPr>
            </w:pPr>
            <w:r>
              <w:rPr>
                <w:rFonts w:eastAsia="FangSong" w:hint="eastAsia"/>
                <w:sz w:val="28"/>
              </w:rPr>
              <w:t>1</w:t>
            </w:r>
          </w:p>
        </w:tc>
        <w:tc>
          <w:tcPr>
            <w:tcW w:w="850" w:type="dxa"/>
            <w:vAlign w:val="center"/>
          </w:tcPr>
          <w:p w14:paraId="261AD10C" w14:textId="77777777" w:rsidR="006A5B3A" w:rsidRDefault="00000000">
            <w:pPr>
              <w:jc w:val="center"/>
              <w:rPr>
                <w:rFonts w:eastAsia="FangSong"/>
                <w:sz w:val="28"/>
              </w:rPr>
            </w:pPr>
            <w:r>
              <w:rPr>
                <w:rFonts w:eastAsia="FangSong" w:hint="eastAsia"/>
                <w:sz w:val="28"/>
              </w:rPr>
              <w:t>2</w:t>
            </w:r>
          </w:p>
        </w:tc>
      </w:tr>
      <w:tr w:rsidR="006A5B3A" w14:paraId="2CA7B741" w14:textId="77777777">
        <w:trPr>
          <w:trHeight w:val="850"/>
        </w:trPr>
        <w:tc>
          <w:tcPr>
            <w:tcW w:w="1382" w:type="dxa"/>
            <w:vAlign w:val="center"/>
          </w:tcPr>
          <w:p w14:paraId="3D77F5F9" w14:textId="77777777" w:rsidR="006A5B3A" w:rsidRDefault="00000000">
            <w:pPr>
              <w:jc w:val="center"/>
              <w:rPr>
                <w:rFonts w:eastAsia="FangSong"/>
                <w:sz w:val="28"/>
              </w:rPr>
            </w:pPr>
            <w:r>
              <w:rPr>
                <w:rFonts w:eastAsia="FangSong" w:hint="eastAsia"/>
                <w:sz w:val="28"/>
              </w:rPr>
              <w:t>3</w:t>
            </w:r>
          </w:p>
        </w:tc>
        <w:tc>
          <w:tcPr>
            <w:tcW w:w="3149" w:type="dxa"/>
            <w:vAlign w:val="center"/>
          </w:tcPr>
          <w:p w14:paraId="3E2430FE" w14:textId="77777777" w:rsidR="006A5B3A" w:rsidRDefault="00000000">
            <w:pPr>
              <w:jc w:val="center"/>
              <w:rPr>
                <w:rFonts w:eastAsia="FangSong"/>
                <w:sz w:val="28"/>
              </w:rPr>
            </w:pPr>
            <w:r>
              <w:rPr>
                <w:rFonts w:eastAsia="FangSong"/>
                <w:sz w:val="28"/>
              </w:rPr>
              <w:t>XXXXXXX</w:t>
            </w:r>
            <w:r>
              <w:rPr>
                <w:rFonts w:eastAsia="FangSong" w:hint="eastAsia"/>
                <w:sz w:val="28"/>
              </w:rPr>
              <w:t>实验</w:t>
            </w:r>
          </w:p>
        </w:tc>
        <w:tc>
          <w:tcPr>
            <w:tcW w:w="1418" w:type="dxa"/>
            <w:vAlign w:val="center"/>
          </w:tcPr>
          <w:p w14:paraId="0D784A75" w14:textId="77777777" w:rsidR="006A5B3A" w:rsidRDefault="00000000">
            <w:pPr>
              <w:jc w:val="center"/>
              <w:rPr>
                <w:rFonts w:eastAsia="FangSong"/>
                <w:sz w:val="28"/>
              </w:rPr>
            </w:pPr>
            <w:r>
              <w:rPr>
                <w:rFonts w:eastAsia="FangSong" w:hint="eastAsia"/>
                <w:sz w:val="28"/>
              </w:rPr>
              <w:t>设计性</w:t>
            </w:r>
          </w:p>
        </w:tc>
        <w:tc>
          <w:tcPr>
            <w:tcW w:w="992" w:type="dxa"/>
            <w:vAlign w:val="center"/>
          </w:tcPr>
          <w:p w14:paraId="5ACD173C" w14:textId="77777777" w:rsidR="006A5B3A" w:rsidRDefault="00000000">
            <w:pPr>
              <w:jc w:val="center"/>
              <w:rPr>
                <w:rFonts w:eastAsia="FangSong"/>
                <w:sz w:val="28"/>
              </w:rPr>
            </w:pPr>
            <w:r>
              <w:rPr>
                <w:rFonts w:eastAsia="FangSong" w:hint="eastAsia"/>
                <w:sz w:val="28"/>
              </w:rPr>
              <w:t>必做</w:t>
            </w:r>
          </w:p>
        </w:tc>
        <w:tc>
          <w:tcPr>
            <w:tcW w:w="851" w:type="dxa"/>
            <w:vAlign w:val="center"/>
          </w:tcPr>
          <w:p w14:paraId="09014380" w14:textId="77777777" w:rsidR="006A5B3A" w:rsidRDefault="00000000">
            <w:pPr>
              <w:jc w:val="center"/>
              <w:rPr>
                <w:rFonts w:eastAsia="FangSong"/>
                <w:sz w:val="28"/>
              </w:rPr>
            </w:pPr>
            <w:r>
              <w:rPr>
                <w:rFonts w:eastAsia="FangSong" w:hint="eastAsia"/>
                <w:sz w:val="28"/>
              </w:rPr>
              <w:t>1</w:t>
            </w:r>
          </w:p>
        </w:tc>
        <w:tc>
          <w:tcPr>
            <w:tcW w:w="850" w:type="dxa"/>
            <w:vAlign w:val="center"/>
          </w:tcPr>
          <w:p w14:paraId="10872BCB" w14:textId="77777777" w:rsidR="006A5B3A" w:rsidRDefault="00000000">
            <w:pPr>
              <w:jc w:val="center"/>
              <w:rPr>
                <w:rFonts w:eastAsia="FangSong"/>
                <w:sz w:val="28"/>
              </w:rPr>
            </w:pPr>
            <w:r>
              <w:rPr>
                <w:rFonts w:eastAsia="FangSong" w:hint="eastAsia"/>
                <w:sz w:val="28"/>
              </w:rPr>
              <w:t>4</w:t>
            </w:r>
          </w:p>
        </w:tc>
      </w:tr>
      <w:tr w:rsidR="006A5B3A" w14:paraId="40348D3C" w14:textId="77777777">
        <w:trPr>
          <w:trHeight w:val="850"/>
        </w:trPr>
        <w:tc>
          <w:tcPr>
            <w:tcW w:w="1382" w:type="dxa"/>
            <w:vAlign w:val="center"/>
          </w:tcPr>
          <w:p w14:paraId="392E0E68" w14:textId="77777777" w:rsidR="006A5B3A" w:rsidRDefault="00000000">
            <w:pPr>
              <w:jc w:val="center"/>
              <w:rPr>
                <w:rFonts w:eastAsia="FangSong"/>
                <w:sz w:val="28"/>
              </w:rPr>
            </w:pPr>
            <w:r>
              <w:rPr>
                <w:rFonts w:eastAsia="FangSong" w:hint="eastAsia"/>
                <w:sz w:val="28"/>
              </w:rPr>
              <w:t>4</w:t>
            </w:r>
          </w:p>
        </w:tc>
        <w:tc>
          <w:tcPr>
            <w:tcW w:w="3149" w:type="dxa"/>
            <w:vAlign w:val="center"/>
          </w:tcPr>
          <w:p w14:paraId="36EB84CC" w14:textId="77777777" w:rsidR="006A5B3A" w:rsidRDefault="00000000">
            <w:pPr>
              <w:jc w:val="center"/>
              <w:rPr>
                <w:rFonts w:eastAsia="FangSong"/>
                <w:sz w:val="28"/>
              </w:rPr>
            </w:pPr>
            <w:r>
              <w:rPr>
                <w:rFonts w:eastAsia="FangSong" w:hint="eastAsia"/>
                <w:sz w:val="28"/>
              </w:rPr>
              <w:t>综合项目：</w:t>
            </w:r>
            <w:r>
              <w:rPr>
                <w:rFonts w:eastAsia="FangSong" w:hint="eastAsia"/>
                <w:sz w:val="28"/>
              </w:rPr>
              <w:t>*******</w:t>
            </w:r>
          </w:p>
        </w:tc>
        <w:tc>
          <w:tcPr>
            <w:tcW w:w="1418" w:type="dxa"/>
            <w:vAlign w:val="center"/>
          </w:tcPr>
          <w:p w14:paraId="045257DC" w14:textId="77777777" w:rsidR="006A5B3A" w:rsidRDefault="00000000">
            <w:pPr>
              <w:jc w:val="center"/>
              <w:rPr>
                <w:rFonts w:eastAsia="FangSong"/>
                <w:sz w:val="28"/>
              </w:rPr>
            </w:pPr>
            <w:commentRangeStart w:id="15"/>
            <w:r>
              <w:rPr>
                <w:rFonts w:eastAsia="FangSong" w:hint="eastAsia"/>
                <w:sz w:val="28"/>
              </w:rPr>
              <w:t>综合性</w:t>
            </w:r>
            <w:commentRangeEnd w:id="15"/>
            <w:r>
              <w:rPr>
                <w:rStyle w:val="CommentReference"/>
                <w:rFonts w:eastAsia="FangSong"/>
                <w:sz w:val="28"/>
                <w:szCs w:val="20"/>
              </w:rPr>
              <w:commentReference w:id="15"/>
            </w:r>
          </w:p>
        </w:tc>
        <w:tc>
          <w:tcPr>
            <w:tcW w:w="992" w:type="dxa"/>
            <w:vAlign w:val="center"/>
          </w:tcPr>
          <w:p w14:paraId="66014CEA" w14:textId="77777777" w:rsidR="006A5B3A" w:rsidRDefault="00000000">
            <w:pPr>
              <w:jc w:val="center"/>
              <w:rPr>
                <w:rFonts w:eastAsia="FangSong"/>
                <w:sz w:val="28"/>
              </w:rPr>
            </w:pPr>
            <w:r>
              <w:rPr>
                <w:rFonts w:eastAsia="FangSong" w:hint="eastAsia"/>
                <w:sz w:val="28"/>
              </w:rPr>
              <w:t>必做</w:t>
            </w:r>
          </w:p>
        </w:tc>
        <w:tc>
          <w:tcPr>
            <w:tcW w:w="851" w:type="dxa"/>
            <w:vAlign w:val="center"/>
          </w:tcPr>
          <w:p w14:paraId="5AF09D79" w14:textId="77777777" w:rsidR="006A5B3A" w:rsidRDefault="00000000">
            <w:pPr>
              <w:jc w:val="center"/>
              <w:rPr>
                <w:rFonts w:eastAsia="FangSong"/>
                <w:sz w:val="28"/>
              </w:rPr>
            </w:pPr>
            <w:r>
              <w:rPr>
                <w:rFonts w:eastAsia="FangSong" w:hint="eastAsia"/>
                <w:sz w:val="28"/>
              </w:rPr>
              <w:t>1</w:t>
            </w:r>
          </w:p>
        </w:tc>
        <w:tc>
          <w:tcPr>
            <w:tcW w:w="850" w:type="dxa"/>
            <w:vAlign w:val="center"/>
          </w:tcPr>
          <w:p w14:paraId="5BD61D72" w14:textId="77777777" w:rsidR="006A5B3A" w:rsidRDefault="00000000">
            <w:pPr>
              <w:jc w:val="center"/>
              <w:rPr>
                <w:rFonts w:eastAsia="FangSong"/>
                <w:sz w:val="28"/>
              </w:rPr>
            </w:pPr>
            <w:r>
              <w:rPr>
                <w:rFonts w:eastAsia="FangSong" w:hint="eastAsia"/>
                <w:sz w:val="28"/>
              </w:rPr>
              <w:t>4</w:t>
            </w:r>
          </w:p>
        </w:tc>
      </w:tr>
      <w:tr w:rsidR="006A5B3A" w14:paraId="22FBD747" w14:textId="77777777">
        <w:trPr>
          <w:trHeight w:val="850"/>
        </w:trPr>
        <w:tc>
          <w:tcPr>
            <w:tcW w:w="1382" w:type="dxa"/>
            <w:vAlign w:val="center"/>
          </w:tcPr>
          <w:p w14:paraId="53E4A909" w14:textId="77777777" w:rsidR="006A5B3A" w:rsidRDefault="00000000">
            <w:pPr>
              <w:jc w:val="center"/>
              <w:rPr>
                <w:rFonts w:eastAsia="FangSong"/>
                <w:sz w:val="28"/>
              </w:rPr>
            </w:pPr>
            <w:r>
              <w:rPr>
                <w:rFonts w:eastAsia="FangSong" w:hint="eastAsia"/>
                <w:sz w:val="28"/>
              </w:rPr>
              <w:t>合计</w:t>
            </w:r>
          </w:p>
        </w:tc>
        <w:tc>
          <w:tcPr>
            <w:tcW w:w="3149" w:type="dxa"/>
            <w:vAlign w:val="center"/>
          </w:tcPr>
          <w:p w14:paraId="06358E39" w14:textId="77777777" w:rsidR="006A5B3A" w:rsidRDefault="00000000">
            <w:pPr>
              <w:jc w:val="center"/>
              <w:rPr>
                <w:rFonts w:eastAsia="FangSong"/>
                <w:sz w:val="28"/>
              </w:rPr>
            </w:pPr>
            <w:commentRangeStart w:id="16"/>
            <w:r>
              <w:rPr>
                <w:rFonts w:eastAsia="FangSong" w:hint="eastAsia"/>
                <w:sz w:val="28"/>
              </w:rPr>
              <w:t>4</w:t>
            </w:r>
            <w:commentRangeEnd w:id="16"/>
            <w:r>
              <w:rPr>
                <w:rStyle w:val="CommentReference"/>
                <w:rFonts w:eastAsia="FangSong"/>
                <w:sz w:val="28"/>
                <w:szCs w:val="20"/>
              </w:rPr>
              <w:commentReference w:id="16"/>
            </w:r>
          </w:p>
        </w:tc>
        <w:tc>
          <w:tcPr>
            <w:tcW w:w="1418" w:type="dxa"/>
            <w:vAlign w:val="center"/>
          </w:tcPr>
          <w:p w14:paraId="4F9DCCEA" w14:textId="77777777" w:rsidR="006A5B3A" w:rsidRDefault="006A5B3A">
            <w:pPr>
              <w:jc w:val="center"/>
              <w:rPr>
                <w:rFonts w:eastAsia="FangSong"/>
                <w:sz w:val="28"/>
              </w:rPr>
            </w:pPr>
          </w:p>
        </w:tc>
        <w:tc>
          <w:tcPr>
            <w:tcW w:w="992" w:type="dxa"/>
            <w:vAlign w:val="center"/>
          </w:tcPr>
          <w:p w14:paraId="73CB0D4A" w14:textId="77777777" w:rsidR="006A5B3A" w:rsidRDefault="006A5B3A">
            <w:pPr>
              <w:jc w:val="center"/>
              <w:rPr>
                <w:rFonts w:eastAsia="FangSong"/>
                <w:sz w:val="28"/>
              </w:rPr>
            </w:pPr>
          </w:p>
        </w:tc>
        <w:tc>
          <w:tcPr>
            <w:tcW w:w="851" w:type="dxa"/>
            <w:vAlign w:val="center"/>
          </w:tcPr>
          <w:p w14:paraId="4FC9B962" w14:textId="77777777" w:rsidR="006A5B3A" w:rsidRDefault="006A5B3A">
            <w:pPr>
              <w:jc w:val="center"/>
              <w:rPr>
                <w:rFonts w:eastAsia="FangSong"/>
                <w:sz w:val="28"/>
              </w:rPr>
            </w:pPr>
          </w:p>
        </w:tc>
        <w:tc>
          <w:tcPr>
            <w:tcW w:w="850" w:type="dxa"/>
            <w:vAlign w:val="center"/>
          </w:tcPr>
          <w:p w14:paraId="08D9B4DA" w14:textId="77777777" w:rsidR="006A5B3A" w:rsidRDefault="00000000">
            <w:pPr>
              <w:jc w:val="center"/>
              <w:rPr>
                <w:rFonts w:eastAsia="FangSong"/>
                <w:sz w:val="28"/>
              </w:rPr>
            </w:pPr>
            <w:commentRangeStart w:id="17"/>
            <w:r>
              <w:rPr>
                <w:rFonts w:eastAsia="FangSong" w:hint="eastAsia"/>
                <w:sz w:val="28"/>
              </w:rPr>
              <w:t>12</w:t>
            </w:r>
            <w:commentRangeEnd w:id="17"/>
            <w:r>
              <w:rPr>
                <w:rStyle w:val="CommentReference"/>
                <w:rFonts w:eastAsia="FangSong"/>
                <w:sz w:val="28"/>
                <w:szCs w:val="20"/>
              </w:rPr>
              <w:commentReference w:id="17"/>
            </w:r>
          </w:p>
        </w:tc>
      </w:tr>
    </w:tbl>
    <w:p w14:paraId="327E8E98" w14:textId="77777777" w:rsidR="006A5B3A" w:rsidRDefault="00000000">
      <w:pPr>
        <w:tabs>
          <w:tab w:val="left" w:pos="7938"/>
        </w:tabs>
        <w:spacing w:line="560" w:lineRule="exact"/>
        <w:rPr>
          <w:rFonts w:eastAsia="FangSong"/>
        </w:rPr>
      </w:pPr>
      <w:r>
        <w:rPr>
          <w:rFonts w:eastAsia="FangSong" w:hint="eastAsia"/>
        </w:rPr>
        <w:t>说明：实验类型分为：演示性、验证性、综合性、设计性。</w:t>
      </w:r>
    </w:p>
    <w:p w14:paraId="0670474B" w14:textId="77777777" w:rsidR="006A5B3A" w:rsidRDefault="006A5B3A">
      <w:pPr>
        <w:jc w:val="center"/>
        <w:rPr>
          <w:rFonts w:ascii="SimHei" w:eastAsia="SimHei" w:hAnsi="SimHei"/>
          <w:sz w:val="30"/>
          <w:szCs w:val="30"/>
        </w:rPr>
      </w:pPr>
    </w:p>
    <w:p w14:paraId="43EC90B8" w14:textId="77777777" w:rsidR="006A5B3A" w:rsidRDefault="00000000">
      <w:pPr>
        <w:widowControl/>
        <w:jc w:val="left"/>
        <w:rPr>
          <w:rFonts w:ascii="SimHei" w:eastAsia="SimHei" w:hAnsi="SimHei"/>
          <w:sz w:val="30"/>
          <w:szCs w:val="30"/>
        </w:rPr>
      </w:pPr>
      <w:r>
        <w:rPr>
          <w:rFonts w:ascii="SimHei" w:eastAsia="SimHei" w:hAnsi="SimHei" w:hint="eastAsia"/>
          <w:sz w:val="30"/>
          <w:szCs w:val="30"/>
        </w:rPr>
        <w:br w:type="page"/>
      </w:r>
    </w:p>
    <w:p w14:paraId="6D80FB5E" w14:textId="77777777" w:rsidR="006A5B3A" w:rsidRDefault="00000000">
      <w:pPr>
        <w:jc w:val="center"/>
        <w:outlineLvl w:val="0"/>
        <w:rPr>
          <w:b/>
          <w:sz w:val="30"/>
          <w:szCs w:val="30"/>
        </w:rPr>
      </w:pPr>
      <w:bookmarkStart w:id="18" w:name="_Toc200927374"/>
      <w:r>
        <w:rPr>
          <w:rFonts w:hint="eastAsia"/>
          <w:b/>
          <w:sz w:val="30"/>
          <w:szCs w:val="30"/>
        </w:rPr>
        <w:lastRenderedPageBreak/>
        <w:t>实验一</w:t>
      </w:r>
      <w:r>
        <w:rPr>
          <w:rFonts w:hint="eastAsia"/>
          <w:b/>
          <w:sz w:val="30"/>
          <w:szCs w:val="30"/>
        </w:rPr>
        <w:t xml:space="preserve">   </w:t>
      </w:r>
      <w:r>
        <w:rPr>
          <w:rFonts w:hint="eastAsia"/>
          <w:b/>
          <w:sz w:val="30"/>
          <w:szCs w:val="30"/>
        </w:rPr>
        <w:t>欧姆定律的验证与仿真</w:t>
      </w:r>
      <w:bookmarkEnd w:id="18"/>
    </w:p>
    <w:p w14:paraId="2827864C" w14:textId="77777777" w:rsidR="006A5B3A" w:rsidRDefault="006A5B3A">
      <w:pPr>
        <w:spacing w:line="360" w:lineRule="auto"/>
        <w:rPr>
          <w:rFonts w:ascii="SimSun" w:hAnsi="SimSun"/>
          <w:b/>
          <w:bCs/>
          <w:sz w:val="24"/>
        </w:rPr>
      </w:pPr>
    </w:p>
    <w:p w14:paraId="5CF63C19" w14:textId="77777777" w:rsidR="006A5B3A" w:rsidRDefault="00000000">
      <w:pPr>
        <w:spacing w:line="360" w:lineRule="auto"/>
        <w:rPr>
          <w:b/>
          <w:bCs/>
          <w:sz w:val="24"/>
        </w:rPr>
      </w:pPr>
      <w:commentRangeStart w:id="19"/>
      <w:r>
        <w:rPr>
          <w:rFonts w:ascii="SimSun" w:hAnsi="SimSun" w:hint="eastAsia"/>
          <w:b/>
          <w:bCs/>
          <w:sz w:val="24"/>
        </w:rPr>
        <w:t>一、</w:t>
      </w:r>
      <w:r>
        <w:rPr>
          <w:rFonts w:hint="eastAsia"/>
          <w:b/>
          <w:bCs/>
          <w:sz w:val="24"/>
        </w:rPr>
        <w:t>实验目的</w:t>
      </w:r>
    </w:p>
    <w:p w14:paraId="73657806" w14:textId="77777777" w:rsidR="006A5B3A" w:rsidRDefault="00000000">
      <w:pPr>
        <w:spacing w:line="360" w:lineRule="auto"/>
        <w:ind w:firstLine="420"/>
        <w:rPr>
          <w:bCs/>
          <w:sz w:val="24"/>
        </w:rPr>
      </w:pPr>
      <w:r>
        <w:rPr>
          <w:rFonts w:hint="eastAsia"/>
          <w:bCs/>
          <w:sz w:val="24"/>
        </w:rPr>
        <w:t>（一）使用</w:t>
      </w:r>
      <w:r>
        <w:rPr>
          <w:rFonts w:hint="eastAsia"/>
          <w:bCs/>
          <w:sz w:val="24"/>
        </w:rPr>
        <w:t>Multisim</w:t>
      </w:r>
      <w:r>
        <w:rPr>
          <w:rFonts w:hint="eastAsia"/>
          <w:bCs/>
          <w:sz w:val="24"/>
        </w:rPr>
        <w:t>软件，绘制简单的电路图，并完成仿真。</w:t>
      </w:r>
    </w:p>
    <w:p w14:paraId="08E8E5DF" w14:textId="77777777" w:rsidR="006A5B3A" w:rsidRDefault="00000000">
      <w:pPr>
        <w:spacing w:line="360" w:lineRule="auto"/>
        <w:ind w:firstLine="420"/>
        <w:rPr>
          <w:bCs/>
          <w:sz w:val="24"/>
        </w:rPr>
      </w:pPr>
      <w:r>
        <w:rPr>
          <w:rFonts w:hint="eastAsia"/>
          <w:bCs/>
          <w:sz w:val="24"/>
        </w:rPr>
        <w:t>（二）利用</w:t>
      </w:r>
      <w:r>
        <w:rPr>
          <w:rFonts w:hint="eastAsia"/>
          <w:bCs/>
          <w:sz w:val="24"/>
        </w:rPr>
        <w:t>Multisim</w:t>
      </w:r>
      <w:r>
        <w:rPr>
          <w:rFonts w:hint="eastAsia"/>
          <w:bCs/>
          <w:sz w:val="24"/>
        </w:rPr>
        <w:t>仿真软件，验证欧姆定律。</w:t>
      </w:r>
    </w:p>
    <w:p w14:paraId="69C7637E" w14:textId="77777777" w:rsidR="006A5B3A" w:rsidRDefault="00000000">
      <w:pPr>
        <w:spacing w:line="360" w:lineRule="auto"/>
        <w:rPr>
          <w:b/>
          <w:bCs/>
          <w:sz w:val="24"/>
        </w:rPr>
      </w:pPr>
      <w:r>
        <w:rPr>
          <w:rFonts w:hint="eastAsia"/>
          <w:b/>
          <w:bCs/>
          <w:sz w:val="24"/>
        </w:rPr>
        <w:t>二、实验设备与环境</w:t>
      </w:r>
    </w:p>
    <w:p w14:paraId="4BB4AFD3" w14:textId="77777777" w:rsidR="006A5B3A" w:rsidRDefault="00000000">
      <w:pPr>
        <w:spacing w:line="360" w:lineRule="auto"/>
        <w:ind w:firstLine="420"/>
        <w:rPr>
          <w:bCs/>
          <w:sz w:val="24"/>
        </w:rPr>
      </w:pPr>
      <w:r>
        <w:rPr>
          <w:rFonts w:hint="eastAsia"/>
          <w:bCs/>
          <w:sz w:val="24"/>
        </w:rPr>
        <w:t>PC</w:t>
      </w:r>
      <w:r>
        <w:rPr>
          <w:rFonts w:hint="eastAsia"/>
          <w:bCs/>
          <w:sz w:val="24"/>
        </w:rPr>
        <w:t>机、</w:t>
      </w:r>
      <w:r>
        <w:rPr>
          <w:rFonts w:hint="eastAsia"/>
          <w:bCs/>
          <w:sz w:val="24"/>
        </w:rPr>
        <w:t>Multisim 10</w:t>
      </w:r>
      <w:r>
        <w:rPr>
          <w:rFonts w:hint="eastAsia"/>
          <w:bCs/>
          <w:sz w:val="24"/>
        </w:rPr>
        <w:t>软件</w:t>
      </w:r>
    </w:p>
    <w:p w14:paraId="6DCA172D" w14:textId="77777777" w:rsidR="006A5B3A" w:rsidRDefault="00000000">
      <w:pPr>
        <w:spacing w:line="360" w:lineRule="auto"/>
        <w:rPr>
          <w:b/>
          <w:bCs/>
          <w:sz w:val="24"/>
        </w:rPr>
      </w:pPr>
      <w:r>
        <w:rPr>
          <w:rFonts w:hint="eastAsia"/>
          <w:b/>
          <w:bCs/>
          <w:sz w:val="24"/>
        </w:rPr>
        <w:t>三、实验要求</w:t>
      </w:r>
    </w:p>
    <w:p w14:paraId="6FDE1FE5" w14:textId="77777777" w:rsidR="006A5B3A" w:rsidRDefault="00000000">
      <w:pPr>
        <w:spacing w:line="360" w:lineRule="auto"/>
        <w:ind w:firstLine="420"/>
        <w:rPr>
          <w:bCs/>
          <w:sz w:val="24"/>
        </w:rPr>
      </w:pPr>
      <w:r>
        <w:rPr>
          <w:rFonts w:hint="eastAsia"/>
          <w:bCs/>
          <w:sz w:val="24"/>
        </w:rPr>
        <w:t>（一）熟悉</w:t>
      </w:r>
      <w:r>
        <w:rPr>
          <w:rFonts w:hint="eastAsia"/>
          <w:bCs/>
          <w:sz w:val="24"/>
        </w:rPr>
        <w:t>Multisim</w:t>
      </w:r>
      <w:r>
        <w:rPr>
          <w:rFonts w:hint="eastAsia"/>
          <w:bCs/>
          <w:sz w:val="24"/>
        </w:rPr>
        <w:t>软件的基本操作。</w:t>
      </w:r>
    </w:p>
    <w:p w14:paraId="723A53DA" w14:textId="77777777" w:rsidR="006A5B3A" w:rsidRDefault="00000000">
      <w:pPr>
        <w:spacing w:line="360" w:lineRule="auto"/>
        <w:ind w:firstLine="420"/>
        <w:rPr>
          <w:bCs/>
          <w:sz w:val="24"/>
        </w:rPr>
      </w:pPr>
      <w:r>
        <w:rPr>
          <w:rFonts w:hint="eastAsia"/>
          <w:bCs/>
          <w:sz w:val="24"/>
        </w:rPr>
        <w:t>（二）掌握</w:t>
      </w:r>
      <w:r>
        <w:rPr>
          <w:rFonts w:hint="eastAsia"/>
          <w:bCs/>
          <w:sz w:val="24"/>
        </w:rPr>
        <w:t>Multisim</w:t>
      </w:r>
      <w:r>
        <w:rPr>
          <w:rFonts w:hint="eastAsia"/>
          <w:bCs/>
          <w:sz w:val="24"/>
        </w:rPr>
        <w:t>软件绘制电路图及仿真电路的方法。</w:t>
      </w:r>
    </w:p>
    <w:p w14:paraId="6DD408A0" w14:textId="77777777" w:rsidR="006A5B3A" w:rsidRDefault="00000000">
      <w:pPr>
        <w:spacing w:line="360" w:lineRule="auto"/>
        <w:ind w:firstLine="420"/>
        <w:rPr>
          <w:bCs/>
          <w:sz w:val="24"/>
        </w:rPr>
      </w:pPr>
      <w:r>
        <w:rPr>
          <w:rFonts w:hint="eastAsia"/>
          <w:bCs/>
          <w:sz w:val="24"/>
        </w:rPr>
        <w:t>（三）掌握</w:t>
      </w:r>
      <w:r>
        <w:rPr>
          <w:rFonts w:hint="eastAsia"/>
          <w:bCs/>
          <w:sz w:val="24"/>
        </w:rPr>
        <w:t>Multisim</w:t>
      </w:r>
      <w:r>
        <w:rPr>
          <w:rFonts w:hint="eastAsia"/>
          <w:bCs/>
          <w:sz w:val="24"/>
        </w:rPr>
        <w:t>软件中，虚拟仪器、仪表的使用方法。</w:t>
      </w:r>
      <w:commentRangeEnd w:id="19"/>
      <w:r>
        <w:rPr>
          <w:rStyle w:val="CommentReference"/>
          <w:bCs/>
          <w:sz w:val="24"/>
          <w:szCs w:val="20"/>
        </w:rPr>
        <w:commentReference w:id="19"/>
      </w:r>
    </w:p>
    <w:p w14:paraId="7A5BCDDE" w14:textId="77777777" w:rsidR="006A5B3A" w:rsidRDefault="00000000">
      <w:pPr>
        <w:spacing w:line="360" w:lineRule="auto"/>
        <w:rPr>
          <w:b/>
          <w:bCs/>
          <w:sz w:val="24"/>
        </w:rPr>
      </w:pPr>
      <w:commentRangeStart w:id="20"/>
      <w:r>
        <w:rPr>
          <w:rFonts w:hint="eastAsia"/>
          <w:b/>
          <w:bCs/>
          <w:sz w:val="24"/>
        </w:rPr>
        <w:t>四、实验步骤与要点</w:t>
      </w:r>
      <w:commentRangeEnd w:id="20"/>
      <w:r>
        <w:rPr>
          <w:rStyle w:val="CommentReference"/>
          <w:b/>
          <w:bCs/>
          <w:sz w:val="24"/>
          <w:szCs w:val="20"/>
        </w:rPr>
        <w:commentReference w:id="20"/>
      </w:r>
    </w:p>
    <w:p w14:paraId="25AC187E" w14:textId="77777777" w:rsidR="006A5B3A" w:rsidRDefault="00000000">
      <w:pPr>
        <w:spacing w:line="360" w:lineRule="auto"/>
        <w:ind w:firstLine="420"/>
        <w:rPr>
          <w:bCs/>
          <w:sz w:val="24"/>
        </w:rPr>
      </w:pPr>
      <w:r>
        <w:rPr>
          <w:rFonts w:hint="eastAsia"/>
          <w:bCs/>
          <w:sz w:val="24"/>
        </w:rPr>
        <w:t>（一）使用</w:t>
      </w:r>
      <w:r>
        <w:rPr>
          <w:rFonts w:hint="eastAsia"/>
          <w:bCs/>
          <w:sz w:val="24"/>
        </w:rPr>
        <w:t>Multisim</w:t>
      </w:r>
      <w:r>
        <w:rPr>
          <w:rFonts w:hint="eastAsia"/>
          <w:bCs/>
          <w:sz w:val="24"/>
        </w:rPr>
        <w:t>软件绘制原理电路图</w:t>
      </w:r>
      <w:r>
        <w:rPr>
          <w:rFonts w:hint="eastAsia"/>
          <w:bCs/>
          <w:sz w:val="24"/>
        </w:rPr>
        <w:t>1</w:t>
      </w:r>
      <w:r>
        <w:rPr>
          <w:rFonts w:hint="eastAsia"/>
          <w:bCs/>
          <w:sz w:val="24"/>
        </w:rPr>
        <w:t>：</w:t>
      </w:r>
    </w:p>
    <w:p w14:paraId="56347389" w14:textId="57956E1C" w:rsidR="006A5B3A" w:rsidRDefault="00000000">
      <w:pPr>
        <w:jc w:val="center"/>
      </w:pPr>
      <w:r>
        <w:rPr>
          <w:noProof/>
        </w:rPr>
        <w:drawing>
          <wp:inline distT="0" distB="0" distL="0" distR="0" wp14:anchorId="5184F709" wp14:editId="7505F992">
            <wp:extent cx="1595755" cy="1250950"/>
            <wp:effectExtent l="0" t="0" r="4445" b="6350"/>
            <wp:docPr id="8908510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1057"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595755" cy="1250950"/>
                    </a:xfrm>
                    <a:prstGeom prst="rect">
                      <a:avLst/>
                    </a:prstGeom>
                    <a:noFill/>
                    <a:ln>
                      <a:noFill/>
                    </a:ln>
                  </pic:spPr>
                </pic:pic>
              </a:graphicData>
            </a:graphic>
          </wp:inline>
        </w:drawing>
      </w:r>
    </w:p>
    <w:p w14:paraId="35413FD6" w14:textId="77777777" w:rsidR="006A5B3A" w:rsidRDefault="00000000">
      <w:pPr>
        <w:ind w:left="360"/>
        <w:jc w:val="center"/>
        <w:rPr>
          <w:rFonts w:eastAsia="FangSong"/>
          <w:b/>
          <w:szCs w:val="21"/>
        </w:rPr>
      </w:pPr>
      <w:r>
        <w:rPr>
          <w:rFonts w:eastAsia="FangSong" w:hint="eastAsia"/>
          <w:b/>
          <w:szCs w:val="21"/>
        </w:rPr>
        <w:t>图</w:t>
      </w:r>
      <w:r>
        <w:rPr>
          <w:rFonts w:eastAsia="FangSong" w:hint="eastAsia"/>
          <w:b/>
          <w:szCs w:val="21"/>
        </w:rPr>
        <w:t xml:space="preserve">1 </w:t>
      </w:r>
      <w:r>
        <w:rPr>
          <w:rFonts w:eastAsia="FangSong" w:hint="eastAsia"/>
          <w:b/>
          <w:szCs w:val="21"/>
        </w:rPr>
        <w:t>原理电路图</w:t>
      </w:r>
    </w:p>
    <w:p w14:paraId="1420F1DB" w14:textId="77777777" w:rsidR="006A5B3A" w:rsidRDefault="006A5B3A">
      <w:pPr>
        <w:spacing w:line="360" w:lineRule="auto"/>
        <w:ind w:firstLine="420"/>
        <w:rPr>
          <w:bCs/>
          <w:sz w:val="24"/>
        </w:rPr>
      </w:pPr>
    </w:p>
    <w:p w14:paraId="02CC0C5E" w14:textId="77777777" w:rsidR="006A5B3A" w:rsidRDefault="00000000">
      <w:pPr>
        <w:spacing w:line="360" w:lineRule="auto"/>
        <w:ind w:firstLine="420"/>
        <w:rPr>
          <w:bCs/>
          <w:sz w:val="24"/>
        </w:rPr>
      </w:pPr>
      <w:r>
        <w:rPr>
          <w:rFonts w:hint="eastAsia"/>
          <w:bCs/>
          <w:sz w:val="24"/>
        </w:rPr>
        <w:t>在电路工作区中，选择所需元器件，用导线正确连接，并进行相应标注。</w:t>
      </w:r>
    </w:p>
    <w:p w14:paraId="690333DC" w14:textId="77777777" w:rsidR="006A5B3A" w:rsidRDefault="00000000">
      <w:pPr>
        <w:spacing w:line="360" w:lineRule="auto"/>
        <w:ind w:firstLine="420"/>
        <w:rPr>
          <w:bCs/>
          <w:sz w:val="24"/>
        </w:rPr>
      </w:pPr>
      <w:r>
        <w:rPr>
          <w:rFonts w:hint="eastAsia"/>
          <w:bCs/>
          <w:sz w:val="24"/>
        </w:rPr>
        <w:t>1</w:t>
      </w:r>
      <w:r>
        <w:rPr>
          <w:rFonts w:hint="eastAsia"/>
          <w:bCs/>
          <w:sz w:val="24"/>
        </w:rPr>
        <w:t>）放置电源</w:t>
      </w:r>
    </w:p>
    <w:p w14:paraId="3AE9643A" w14:textId="77777777" w:rsidR="006A5B3A" w:rsidRDefault="00000000">
      <w:pPr>
        <w:spacing w:line="360" w:lineRule="auto"/>
        <w:ind w:firstLine="420"/>
        <w:rPr>
          <w:bCs/>
          <w:sz w:val="24"/>
        </w:rPr>
      </w:pPr>
      <w:r>
        <w:rPr>
          <w:rFonts w:hint="eastAsia"/>
          <w:bCs/>
          <w:sz w:val="24"/>
        </w:rPr>
        <w:t>2</w:t>
      </w:r>
      <w:r>
        <w:rPr>
          <w:rFonts w:hint="eastAsia"/>
          <w:bCs/>
          <w:sz w:val="24"/>
        </w:rPr>
        <w:t>）放置接地</w:t>
      </w:r>
    </w:p>
    <w:p w14:paraId="26B6E5BB" w14:textId="77777777" w:rsidR="006A5B3A" w:rsidRDefault="00000000">
      <w:pPr>
        <w:spacing w:line="360" w:lineRule="auto"/>
        <w:ind w:firstLine="420"/>
        <w:rPr>
          <w:bCs/>
          <w:sz w:val="24"/>
        </w:rPr>
      </w:pPr>
      <w:r>
        <w:rPr>
          <w:rFonts w:hint="eastAsia"/>
          <w:bCs/>
          <w:sz w:val="24"/>
        </w:rPr>
        <w:t>3</w:t>
      </w:r>
      <w:r>
        <w:rPr>
          <w:rFonts w:hint="eastAsia"/>
          <w:bCs/>
          <w:sz w:val="24"/>
        </w:rPr>
        <w:t>）放置电阻</w:t>
      </w:r>
    </w:p>
    <w:p w14:paraId="5197F68C" w14:textId="77777777" w:rsidR="006A5B3A" w:rsidRDefault="00000000">
      <w:pPr>
        <w:spacing w:line="360" w:lineRule="auto"/>
        <w:ind w:firstLine="420"/>
        <w:rPr>
          <w:bCs/>
          <w:sz w:val="24"/>
        </w:rPr>
      </w:pPr>
      <w:r>
        <w:rPr>
          <w:rFonts w:hint="eastAsia"/>
          <w:bCs/>
          <w:sz w:val="24"/>
        </w:rPr>
        <w:t>4</w:t>
      </w:r>
      <w:r>
        <w:rPr>
          <w:rFonts w:hint="eastAsia"/>
          <w:bCs/>
          <w:sz w:val="24"/>
        </w:rPr>
        <w:t>）连接导线</w:t>
      </w:r>
    </w:p>
    <w:p w14:paraId="4811209A" w14:textId="77777777" w:rsidR="006A5B3A" w:rsidRDefault="00000000">
      <w:pPr>
        <w:spacing w:line="360" w:lineRule="auto"/>
        <w:ind w:firstLine="420"/>
        <w:rPr>
          <w:bCs/>
          <w:sz w:val="24"/>
        </w:rPr>
      </w:pPr>
      <w:r>
        <w:rPr>
          <w:rFonts w:hint="eastAsia"/>
          <w:bCs/>
          <w:sz w:val="24"/>
        </w:rPr>
        <w:t>（二）从虚拟仪器工具栏调取数字万用表</w:t>
      </w:r>
      <w:r>
        <w:rPr>
          <w:rFonts w:hint="eastAsia"/>
          <w:bCs/>
          <w:sz w:val="24"/>
        </w:rPr>
        <w:t>XMM1</w:t>
      </w:r>
      <w:r>
        <w:rPr>
          <w:rFonts w:hint="eastAsia"/>
          <w:bCs/>
          <w:sz w:val="24"/>
        </w:rPr>
        <w:t>，将数字万用表并联接到电阻两端，双击打开数字万用表，选择直流电压测量档，如图</w:t>
      </w:r>
      <w:r>
        <w:rPr>
          <w:rFonts w:hint="eastAsia"/>
          <w:bCs/>
          <w:sz w:val="24"/>
        </w:rPr>
        <w:t>2</w:t>
      </w:r>
      <w:r>
        <w:rPr>
          <w:rFonts w:hint="eastAsia"/>
          <w:bCs/>
          <w:sz w:val="24"/>
        </w:rPr>
        <w:t>：</w:t>
      </w:r>
    </w:p>
    <w:p w14:paraId="541C9880" w14:textId="037B0389" w:rsidR="006A5B3A" w:rsidRDefault="00000000">
      <w:pPr>
        <w:ind w:left="360"/>
        <w:jc w:val="center"/>
        <w:rPr>
          <w:rFonts w:eastAsia="FangSong"/>
          <w:b/>
          <w:szCs w:val="21"/>
        </w:rPr>
      </w:pPr>
      <w:r>
        <w:rPr>
          <w:rFonts w:eastAsia="FangSong"/>
          <w:b/>
          <w:noProof/>
          <w:szCs w:val="21"/>
        </w:rPr>
        <w:lastRenderedPageBreak/>
        <w:drawing>
          <wp:inline distT="0" distB="0" distL="0" distR="0" wp14:anchorId="01444610" wp14:editId="33407635">
            <wp:extent cx="2950210" cy="1673225"/>
            <wp:effectExtent l="0" t="0" r="2540" b="3175"/>
            <wp:docPr id="3425935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3599" name="图片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950210" cy="1673225"/>
                    </a:xfrm>
                    <a:prstGeom prst="rect">
                      <a:avLst/>
                    </a:prstGeom>
                    <a:noFill/>
                    <a:ln>
                      <a:noFill/>
                    </a:ln>
                  </pic:spPr>
                </pic:pic>
              </a:graphicData>
            </a:graphic>
          </wp:inline>
        </w:drawing>
      </w:r>
    </w:p>
    <w:p w14:paraId="68133732" w14:textId="77777777" w:rsidR="006A5B3A" w:rsidRDefault="00000000">
      <w:pPr>
        <w:ind w:left="360"/>
        <w:jc w:val="center"/>
        <w:rPr>
          <w:rFonts w:eastAsia="FangSong"/>
          <w:b/>
          <w:szCs w:val="21"/>
        </w:rPr>
      </w:pPr>
      <w:r>
        <w:rPr>
          <w:rFonts w:eastAsia="FangSong" w:hint="eastAsia"/>
          <w:b/>
          <w:szCs w:val="21"/>
        </w:rPr>
        <w:t>图</w:t>
      </w:r>
      <w:r>
        <w:rPr>
          <w:rFonts w:eastAsia="FangSong" w:hint="eastAsia"/>
          <w:b/>
          <w:szCs w:val="21"/>
        </w:rPr>
        <w:t xml:space="preserve">2 </w:t>
      </w:r>
      <w:r>
        <w:rPr>
          <w:rFonts w:eastAsia="FangSong" w:hint="eastAsia"/>
          <w:b/>
          <w:szCs w:val="21"/>
        </w:rPr>
        <w:t>连接数字万用表</w:t>
      </w:r>
    </w:p>
    <w:p w14:paraId="69CCD585" w14:textId="77777777" w:rsidR="006A5B3A" w:rsidRDefault="00000000">
      <w:pPr>
        <w:spacing w:line="360" w:lineRule="auto"/>
        <w:ind w:firstLine="420"/>
        <w:rPr>
          <w:bCs/>
          <w:sz w:val="24"/>
        </w:rPr>
      </w:pPr>
      <w:r>
        <w:rPr>
          <w:rFonts w:hint="eastAsia"/>
          <w:bCs/>
          <w:sz w:val="24"/>
        </w:rPr>
        <w:t>（三）使用虚拟仪器进行仿真分析。启动仿真按钮，观测数字万用表的电压数值。</w:t>
      </w:r>
    </w:p>
    <w:p w14:paraId="72283C8F" w14:textId="121EF2B0" w:rsidR="006A5B3A" w:rsidRDefault="00000000">
      <w:pPr>
        <w:jc w:val="center"/>
      </w:pPr>
      <w:r>
        <w:rPr>
          <w:noProof/>
        </w:rPr>
        <w:drawing>
          <wp:inline distT="0" distB="0" distL="0" distR="0" wp14:anchorId="4B03910B" wp14:editId="62E02467">
            <wp:extent cx="2726055" cy="1544320"/>
            <wp:effectExtent l="0" t="0" r="0" b="0"/>
            <wp:docPr id="9351210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1018"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726055" cy="1544320"/>
                    </a:xfrm>
                    <a:prstGeom prst="rect">
                      <a:avLst/>
                    </a:prstGeom>
                    <a:noFill/>
                    <a:ln>
                      <a:noFill/>
                    </a:ln>
                  </pic:spPr>
                </pic:pic>
              </a:graphicData>
            </a:graphic>
          </wp:inline>
        </w:drawing>
      </w:r>
    </w:p>
    <w:p w14:paraId="0CA833B6" w14:textId="77777777" w:rsidR="006A5B3A" w:rsidRDefault="00000000">
      <w:pPr>
        <w:ind w:left="360"/>
        <w:jc w:val="center"/>
        <w:rPr>
          <w:rFonts w:eastAsia="FangSong"/>
          <w:b/>
          <w:szCs w:val="21"/>
        </w:rPr>
      </w:pPr>
      <w:r>
        <w:rPr>
          <w:rFonts w:eastAsia="FangSong" w:hint="eastAsia"/>
          <w:b/>
          <w:szCs w:val="21"/>
        </w:rPr>
        <w:t>图</w:t>
      </w:r>
      <w:r>
        <w:rPr>
          <w:rFonts w:eastAsia="FangSong" w:hint="eastAsia"/>
          <w:b/>
          <w:szCs w:val="21"/>
        </w:rPr>
        <w:t xml:space="preserve">3 </w:t>
      </w:r>
      <w:r>
        <w:rPr>
          <w:rFonts w:eastAsia="FangSong" w:hint="eastAsia"/>
          <w:b/>
          <w:szCs w:val="21"/>
        </w:rPr>
        <w:t>测量直流电压</w:t>
      </w:r>
    </w:p>
    <w:p w14:paraId="2BD4870A" w14:textId="77777777" w:rsidR="006A5B3A" w:rsidRDefault="006A5B3A"/>
    <w:p w14:paraId="17AD4ED1" w14:textId="77777777" w:rsidR="006A5B3A" w:rsidRDefault="00000000">
      <w:pPr>
        <w:spacing w:line="360" w:lineRule="auto"/>
        <w:ind w:firstLine="420"/>
        <w:rPr>
          <w:bCs/>
          <w:sz w:val="24"/>
        </w:rPr>
      </w:pPr>
      <w:r>
        <w:rPr>
          <w:rFonts w:hint="eastAsia"/>
          <w:bCs/>
          <w:sz w:val="24"/>
        </w:rPr>
        <w:t>（四）从虚拟仪器工具栏再调取一块数字万用表</w:t>
      </w:r>
      <w:r>
        <w:rPr>
          <w:rFonts w:hint="eastAsia"/>
          <w:bCs/>
          <w:sz w:val="24"/>
        </w:rPr>
        <w:t>XMM2</w:t>
      </w:r>
      <w:r>
        <w:rPr>
          <w:rFonts w:hint="eastAsia"/>
          <w:bCs/>
          <w:sz w:val="24"/>
        </w:rPr>
        <w:t>，将数字万用表串联接入电阻支路，双击打开数字万用表，选择直流电流测量档，如图</w:t>
      </w:r>
      <w:r>
        <w:rPr>
          <w:rFonts w:hint="eastAsia"/>
          <w:bCs/>
          <w:sz w:val="24"/>
        </w:rPr>
        <w:t>4</w:t>
      </w:r>
      <w:r>
        <w:rPr>
          <w:rFonts w:hint="eastAsia"/>
          <w:bCs/>
          <w:sz w:val="24"/>
        </w:rPr>
        <w:t>：</w:t>
      </w:r>
    </w:p>
    <w:p w14:paraId="6EB57001" w14:textId="2FED0352" w:rsidR="006A5B3A" w:rsidRDefault="00000000">
      <w:pPr>
        <w:jc w:val="center"/>
      </w:pPr>
      <w:r>
        <w:rPr>
          <w:noProof/>
        </w:rPr>
        <w:drawing>
          <wp:inline distT="0" distB="0" distL="0" distR="0" wp14:anchorId="4BE17E00" wp14:editId="24ABA623">
            <wp:extent cx="2803525" cy="1871980"/>
            <wp:effectExtent l="0" t="0" r="0" b="0"/>
            <wp:docPr id="13554727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72737" name="图片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803525" cy="1871980"/>
                    </a:xfrm>
                    <a:prstGeom prst="rect">
                      <a:avLst/>
                    </a:prstGeom>
                    <a:noFill/>
                    <a:ln>
                      <a:noFill/>
                    </a:ln>
                  </pic:spPr>
                </pic:pic>
              </a:graphicData>
            </a:graphic>
          </wp:inline>
        </w:drawing>
      </w:r>
    </w:p>
    <w:p w14:paraId="4196CC87" w14:textId="77777777" w:rsidR="006A5B3A" w:rsidRDefault="00000000">
      <w:pPr>
        <w:ind w:left="360"/>
        <w:jc w:val="center"/>
        <w:rPr>
          <w:rFonts w:eastAsia="FangSong"/>
          <w:b/>
          <w:szCs w:val="21"/>
        </w:rPr>
      </w:pPr>
      <w:r>
        <w:rPr>
          <w:rFonts w:eastAsia="FangSong" w:hint="eastAsia"/>
          <w:b/>
          <w:szCs w:val="21"/>
        </w:rPr>
        <w:t>图</w:t>
      </w:r>
      <w:r>
        <w:rPr>
          <w:rFonts w:eastAsia="FangSong" w:hint="eastAsia"/>
          <w:b/>
          <w:szCs w:val="21"/>
        </w:rPr>
        <w:t xml:space="preserve">4 </w:t>
      </w:r>
      <w:r>
        <w:rPr>
          <w:rFonts w:eastAsia="FangSong" w:hint="eastAsia"/>
          <w:b/>
          <w:szCs w:val="21"/>
        </w:rPr>
        <w:t>测量直流电流</w:t>
      </w:r>
    </w:p>
    <w:p w14:paraId="51311BC0" w14:textId="77777777" w:rsidR="006A5B3A" w:rsidRDefault="006A5B3A"/>
    <w:p w14:paraId="4F982327" w14:textId="77777777" w:rsidR="006A5B3A" w:rsidRDefault="00000000">
      <w:pPr>
        <w:spacing w:line="360" w:lineRule="auto"/>
        <w:ind w:firstLine="420"/>
        <w:rPr>
          <w:bCs/>
          <w:sz w:val="24"/>
        </w:rPr>
      </w:pPr>
      <w:r>
        <w:rPr>
          <w:rFonts w:hint="eastAsia"/>
          <w:bCs/>
          <w:sz w:val="24"/>
        </w:rPr>
        <w:t>（五）使用虚拟仪器进行仿真分析。启动仿真按钮，同时观测两块数字万用表的测量数值。</w:t>
      </w:r>
    </w:p>
    <w:p w14:paraId="1A8966D6" w14:textId="7D080CF7" w:rsidR="006A5B3A" w:rsidRDefault="00000000">
      <w:pPr>
        <w:jc w:val="center"/>
      </w:pPr>
      <w:r>
        <w:rPr>
          <w:noProof/>
        </w:rPr>
        <w:lastRenderedPageBreak/>
        <w:drawing>
          <wp:inline distT="0" distB="0" distL="0" distR="0" wp14:anchorId="681141E9" wp14:editId="791A867F">
            <wp:extent cx="3390265" cy="2242820"/>
            <wp:effectExtent l="0" t="0" r="635" b="5080"/>
            <wp:docPr id="3368794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9412" name="图片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390265" cy="2242820"/>
                    </a:xfrm>
                    <a:prstGeom prst="rect">
                      <a:avLst/>
                    </a:prstGeom>
                    <a:noFill/>
                    <a:ln>
                      <a:noFill/>
                    </a:ln>
                  </pic:spPr>
                </pic:pic>
              </a:graphicData>
            </a:graphic>
          </wp:inline>
        </w:drawing>
      </w:r>
    </w:p>
    <w:p w14:paraId="243AE727" w14:textId="77777777" w:rsidR="006A5B3A" w:rsidRDefault="00000000">
      <w:pPr>
        <w:ind w:left="360"/>
        <w:jc w:val="center"/>
        <w:rPr>
          <w:rFonts w:eastAsia="FangSong" w:hint="eastAsia"/>
          <w:b/>
          <w:szCs w:val="21"/>
        </w:rPr>
      </w:pPr>
      <w:r>
        <w:rPr>
          <w:rFonts w:eastAsia="FangSong" w:hint="eastAsia"/>
          <w:b/>
          <w:szCs w:val="21"/>
        </w:rPr>
        <w:t>图</w:t>
      </w:r>
      <w:r>
        <w:rPr>
          <w:rFonts w:eastAsia="FangSong" w:hint="eastAsia"/>
          <w:b/>
          <w:szCs w:val="21"/>
        </w:rPr>
        <w:t xml:space="preserve">5 </w:t>
      </w:r>
      <w:r>
        <w:rPr>
          <w:rFonts w:eastAsia="FangSong" w:hint="eastAsia"/>
          <w:b/>
          <w:szCs w:val="21"/>
        </w:rPr>
        <w:t>测量结果</w:t>
      </w:r>
    </w:p>
    <w:p w14:paraId="02C27A9E" w14:textId="77777777" w:rsidR="006A5B3A" w:rsidRDefault="006A5B3A">
      <w:pPr>
        <w:rPr>
          <w:b/>
          <w:sz w:val="24"/>
        </w:rPr>
      </w:pPr>
    </w:p>
    <w:p w14:paraId="79E6C2C1" w14:textId="77777777" w:rsidR="006A5B3A" w:rsidRDefault="00000000">
      <w:pPr>
        <w:rPr>
          <w:b/>
          <w:sz w:val="24"/>
        </w:rPr>
      </w:pPr>
      <w:commentRangeStart w:id="21"/>
      <w:r>
        <w:rPr>
          <w:rFonts w:hint="eastAsia"/>
          <w:b/>
          <w:sz w:val="24"/>
        </w:rPr>
        <w:t>五、实验结论</w:t>
      </w:r>
      <w:commentRangeEnd w:id="21"/>
      <w:r w:rsidR="00ED1DD1">
        <w:rPr>
          <w:rStyle w:val="CommentReference"/>
          <w:b/>
          <w:sz w:val="24"/>
          <w:szCs w:val="20"/>
        </w:rPr>
        <w:commentReference w:id="21"/>
      </w:r>
    </w:p>
    <w:p w14:paraId="24CA71A2" w14:textId="77777777" w:rsidR="006A5B3A" w:rsidRDefault="00000000">
      <w:pPr>
        <w:spacing w:line="360" w:lineRule="auto"/>
        <w:ind w:firstLine="420"/>
        <w:rPr>
          <w:bCs/>
          <w:sz w:val="24"/>
        </w:rPr>
      </w:pPr>
      <w:r>
        <w:rPr>
          <w:rFonts w:hint="eastAsia"/>
          <w:bCs/>
          <w:sz w:val="24"/>
        </w:rPr>
        <w:t>（一）实验原理</w:t>
      </w:r>
    </w:p>
    <w:p w14:paraId="057626A7" w14:textId="77777777" w:rsidR="006A5B3A" w:rsidRDefault="00000000">
      <w:pPr>
        <w:spacing w:line="360" w:lineRule="auto"/>
        <w:ind w:firstLine="420"/>
        <w:rPr>
          <w:bCs/>
          <w:sz w:val="24"/>
        </w:rPr>
      </w:pPr>
      <w:r>
        <w:rPr>
          <w:rFonts w:hint="eastAsia"/>
          <w:bCs/>
          <w:sz w:val="24"/>
        </w:rPr>
        <w:t>欧姆定律叙述为：线性电阻两端的电压与流过的电流成正比，比例常数就是这个电阻元件的电阻值。欧姆定律确定了线性电阻两端的电压与流过电阻的电流之间的关系。其数学表达式为</w:t>
      </w:r>
      <w:r>
        <w:rPr>
          <w:bCs/>
          <w:sz w:val="24"/>
        </w:rPr>
        <w:t>U=IR</w:t>
      </w:r>
      <w:r>
        <w:rPr>
          <w:rFonts w:hint="eastAsia"/>
          <w:bCs/>
          <w:sz w:val="24"/>
        </w:rPr>
        <w:t>，式中，</w:t>
      </w:r>
      <w:r>
        <w:rPr>
          <w:bCs/>
          <w:sz w:val="24"/>
        </w:rPr>
        <w:t>R</w:t>
      </w:r>
      <w:r>
        <w:rPr>
          <w:rFonts w:hint="eastAsia"/>
          <w:bCs/>
          <w:sz w:val="24"/>
        </w:rPr>
        <w:t>为电阻的阻值（单位为Ω）；Ｉ为流过电阻的电流（单位为Ａ）；Ｕ为电阻两端的电压（单位为Ｖ）。</w:t>
      </w:r>
    </w:p>
    <w:p w14:paraId="20B57D22" w14:textId="77777777" w:rsidR="006A5B3A" w:rsidRDefault="00000000">
      <w:pPr>
        <w:spacing w:line="360" w:lineRule="auto"/>
        <w:ind w:firstLine="420"/>
        <w:rPr>
          <w:bCs/>
          <w:sz w:val="24"/>
        </w:rPr>
      </w:pPr>
      <w:r>
        <w:rPr>
          <w:rFonts w:hint="eastAsia"/>
          <w:bCs/>
          <w:sz w:val="24"/>
        </w:rPr>
        <w:t>欧姆定律也可以表示为Ｉ＝Ｕ／Ｒ，这个关系式说明：当电压一定时电流与电阻的阻值成反比，因此，电阻阻值越大，则流过的电流就越小。</w:t>
      </w:r>
    </w:p>
    <w:p w14:paraId="6D8E381F" w14:textId="77777777" w:rsidR="006A5B3A" w:rsidRDefault="00000000">
      <w:pPr>
        <w:spacing w:line="360" w:lineRule="auto"/>
        <w:ind w:firstLine="420"/>
        <w:rPr>
          <w:bCs/>
          <w:sz w:val="24"/>
        </w:rPr>
      </w:pPr>
      <w:r>
        <w:rPr>
          <w:rFonts w:hint="eastAsia"/>
          <w:bCs/>
          <w:sz w:val="24"/>
        </w:rPr>
        <w:t>如果把流过电阻的电流当成电阻两端电压的函数，画出Ｕ（Ｉ）特性曲线，便可确定电阻是线性的还是非线性的。如果画出的特性曲线是一条直线，则电阻式线性的；否则就是非线性的。</w:t>
      </w:r>
    </w:p>
    <w:p w14:paraId="040BF500" w14:textId="77777777" w:rsidR="006A5B3A" w:rsidRDefault="00000000">
      <w:pPr>
        <w:spacing w:line="360" w:lineRule="auto"/>
        <w:ind w:firstLine="420"/>
        <w:rPr>
          <w:bCs/>
          <w:sz w:val="24"/>
        </w:rPr>
      </w:pPr>
      <w:r>
        <w:rPr>
          <w:rFonts w:hint="eastAsia"/>
          <w:bCs/>
          <w:sz w:val="24"/>
        </w:rPr>
        <w:t>（二）仿真分析</w:t>
      </w:r>
    </w:p>
    <w:p w14:paraId="59C2BEAA" w14:textId="77777777" w:rsidR="006A5B3A" w:rsidRDefault="00000000">
      <w:pPr>
        <w:spacing w:line="360" w:lineRule="auto"/>
        <w:ind w:firstLine="420"/>
        <w:rPr>
          <w:bCs/>
          <w:sz w:val="24"/>
        </w:rPr>
      </w:pPr>
      <w:r>
        <w:rPr>
          <w:rFonts w:hint="eastAsia"/>
          <w:bCs/>
          <w:sz w:val="24"/>
        </w:rPr>
        <w:t>根据电压测量值</w:t>
      </w:r>
      <w:r>
        <w:rPr>
          <w:bCs/>
          <w:sz w:val="24"/>
        </w:rPr>
        <w:t>U</w:t>
      </w:r>
      <w:r>
        <w:rPr>
          <w:bCs/>
          <w:sz w:val="24"/>
        </w:rPr>
        <w:t>、电流测量值</w:t>
      </w:r>
      <w:r>
        <w:rPr>
          <w:bCs/>
          <w:sz w:val="24"/>
        </w:rPr>
        <w:t>I</w:t>
      </w:r>
      <w:r>
        <w:rPr>
          <w:bCs/>
          <w:sz w:val="24"/>
        </w:rPr>
        <w:t>及电阻值</w:t>
      </w:r>
      <w:r>
        <w:rPr>
          <w:bCs/>
          <w:sz w:val="24"/>
        </w:rPr>
        <w:t>R</w:t>
      </w:r>
      <w:r>
        <w:rPr>
          <w:bCs/>
          <w:sz w:val="24"/>
        </w:rPr>
        <w:t>，验证欧姆定律。</w:t>
      </w:r>
    </w:p>
    <w:p w14:paraId="1F196C68" w14:textId="77777777" w:rsidR="006A5B3A" w:rsidRDefault="00000000">
      <w:pPr>
        <w:spacing w:line="360" w:lineRule="auto"/>
        <w:ind w:firstLine="420"/>
        <w:rPr>
          <w:bCs/>
          <w:sz w:val="24"/>
        </w:rPr>
      </w:pPr>
      <w:r>
        <w:rPr>
          <w:bCs/>
          <w:sz w:val="24"/>
        </w:rPr>
        <w:t>改变电源</w:t>
      </w:r>
      <w:r>
        <w:rPr>
          <w:bCs/>
          <w:sz w:val="24"/>
        </w:rPr>
        <w:t>V1</w:t>
      </w:r>
      <w:r>
        <w:rPr>
          <w:bCs/>
          <w:sz w:val="24"/>
        </w:rPr>
        <w:t>的电压数值分别为</w:t>
      </w:r>
      <w:r>
        <w:rPr>
          <w:bCs/>
          <w:sz w:val="24"/>
        </w:rPr>
        <w:t>2V</w:t>
      </w:r>
      <w:r>
        <w:rPr>
          <w:bCs/>
          <w:sz w:val="24"/>
        </w:rPr>
        <w:t>、</w:t>
      </w:r>
      <w:r>
        <w:rPr>
          <w:bCs/>
          <w:sz w:val="24"/>
        </w:rPr>
        <w:t>4V</w:t>
      </w:r>
      <w:r>
        <w:rPr>
          <w:bCs/>
          <w:sz w:val="24"/>
        </w:rPr>
        <w:t>、</w:t>
      </w:r>
      <w:r>
        <w:rPr>
          <w:bCs/>
          <w:sz w:val="24"/>
        </w:rPr>
        <w:t>6V</w:t>
      </w:r>
      <w:r>
        <w:rPr>
          <w:bCs/>
          <w:sz w:val="24"/>
        </w:rPr>
        <w:t>、</w:t>
      </w:r>
      <w:r>
        <w:rPr>
          <w:bCs/>
          <w:sz w:val="24"/>
        </w:rPr>
        <w:t>8V</w:t>
      </w:r>
      <w:r>
        <w:rPr>
          <w:bCs/>
          <w:sz w:val="24"/>
        </w:rPr>
        <w:t>、</w:t>
      </w:r>
      <w:r>
        <w:rPr>
          <w:bCs/>
          <w:sz w:val="24"/>
        </w:rPr>
        <w:t>10V</w:t>
      </w:r>
      <w:r>
        <w:rPr>
          <w:bCs/>
          <w:sz w:val="24"/>
        </w:rPr>
        <w:t>、</w:t>
      </w:r>
      <w:r>
        <w:rPr>
          <w:bCs/>
          <w:sz w:val="24"/>
        </w:rPr>
        <w:t>14V</w:t>
      </w:r>
      <w:r>
        <w:rPr>
          <w:bCs/>
          <w:sz w:val="24"/>
        </w:rPr>
        <w:t>，读取</w:t>
      </w:r>
      <w:r>
        <w:rPr>
          <w:bCs/>
          <w:sz w:val="24"/>
        </w:rPr>
        <w:t>U</w:t>
      </w:r>
      <w:r>
        <w:rPr>
          <w:bCs/>
          <w:sz w:val="24"/>
        </w:rPr>
        <w:t>和</w:t>
      </w:r>
      <w:r>
        <w:rPr>
          <w:bCs/>
          <w:sz w:val="24"/>
        </w:rPr>
        <w:t>I</w:t>
      </w:r>
      <w:r>
        <w:rPr>
          <w:bCs/>
          <w:sz w:val="24"/>
        </w:rPr>
        <w:t>的数值，填入表</w:t>
      </w:r>
      <w:r>
        <w:rPr>
          <w:bCs/>
          <w:sz w:val="24"/>
        </w:rPr>
        <w:t>1</w:t>
      </w:r>
      <w:r>
        <w:rPr>
          <w:bCs/>
          <w:sz w:val="24"/>
        </w:rPr>
        <w:t>，根据记录数值验证欧姆定律，画出</w:t>
      </w:r>
      <w:r>
        <w:rPr>
          <w:rFonts w:hint="eastAsia"/>
          <w:bCs/>
          <w:sz w:val="24"/>
        </w:rPr>
        <w:t>Ｕ（Ｉ）特性曲线</w:t>
      </w:r>
      <w:r>
        <w:rPr>
          <w:bCs/>
          <w:sz w:val="24"/>
        </w:rPr>
        <w:t>。</w:t>
      </w:r>
    </w:p>
    <w:p w14:paraId="2D6093CB" w14:textId="77777777" w:rsidR="006A5B3A" w:rsidRDefault="00000000">
      <w:pPr>
        <w:ind w:left="360"/>
        <w:jc w:val="center"/>
        <w:rPr>
          <w:rFonts w:eastAsia="FangSong"/>
          <w:b/>
          <w:szCs w:val="21"/>
        </w:rPr>
      </w:pPr>
      <w:r>
        <w:rPr>
          <w:rFonts w:eastAsia="FangSong"/>
          <w:b/>
          <w:szCs w:val="21"/>
        </w:rPr>
        <w:t>表</w:t>
      </w:r>
      <w:r>
        <w:rPr>
          <w:rFonts w:eastAsia="FangSong"/>
          <w:b/>
          <w:szCs w:val="21"/>
        </w:rPr>
        <w:t xml:space="preserve">1 </w:t>
      </w:r>
      <w:r>
        <w:rPr>
          <w:rFonts w:eastAsia="FangSong"/>
          <w:b/>
          <w:szCs w:val="21"/>
        </w:rPr>
        <w:t>记录</w:t>
      </w:r>
      <w:r>
        <w:rPr>
          <w:rFonts w:eastAsia="FangSong"/>
          <w:b/>
          <w:szCs w:val="21"/>
        </w:rPr>
        <w:t>U</w:t>
      </w:r>
      <w:r>
        <w:rPr>
          <w:rFonts w:eastAsia="FangSong"/>
          <w:b/>
          <w:szCs w:val="21"/>
        </w:rPr>
        <w:t>和</w:t>
      </w:r>
      <w:r>
        <w:rPr>
          <w:rFonts w:eastAsia="FangSong"/>
          <w:b/>
          <w:szCs w:val="21"/>
        </w:rPr>
        <w:t>I</w:t>
      </w:r>
      <w:r>
        <w:rPr>
          <w:rFonts w:eastAsia="FangSong"/>
          <w:b/>
          <w:szCs w:val="21"/>
        </w:rPr>
        <w:t>的数值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183"/>
        <w:gridCol w:w="1182"/>
        <w:gridCol w:w="1182"/>
        <w:gridCol w:w="1183"/>
        <w:gridCol w:w="1187"/>
        <w:gridCol w:w="1187"/>
      </w:tblGrid>
      <w:tr w:rsidR="006A5B3A" w14:paraId="34E7FDE4" w14:textId="77777777">
        <w:trPr>
          <w:trHeight w:val="643"/>
        </w:trPr>
        <w:tc>
          <w:tcPr>
            <w:tcW w:w="1217" w:type="dxa"/>
            <w:vAlign w:val="center"/>
          </w:tcPr>
          <w:p w14:paraId="6D12AD8F" w14:textId="77777777" w:rsidR="006A5B3A" w:rsidRDefault="00000000">
            <w:pPr>
              <w:jc w:val="center"/>
            </w:pPr>
            <w:r>
              <w:t>V1</w:t>
            </w:r>
            <w:r>
              <w:rPr>
                <w:rFonts w:hint="eastAsia"/>
              </w:rPr>
              <w:t xml:space="preserve"> </w:t>
            </w:r>
            <w:r>
              <w:t>/</w:t>
            </w:r>
            <w:r>
              <w:rPr>
                <w:rFonts w:hint="eastAsia"/>
              </w:rPr>
              <w:t xml:space="preserve"> </w:t>
            </w:r>
            <w:r>
              <w:t>V</w:t>
            </w:r>
          </w:p>
        </w:tc>
        <w:tc>
          <w:tcPr>
            <w:tcW w:w="1217" w:type="dxa"/>
            <w:vAlign w:val="center"/>
          </w:tcPr>
          <w:p w14:paraId="0099267D" w14:textId="77777777" w:rsidR="006A5B3A" w:rsidRDefault="00000000">
            <w:pPr>
              <w:jc w:val="center"/>
            </w:pPr>
            <w:r>
              <w:t>2</w:t>
            </w:r>
          </w:p>
        </w:tc>
        <w:tc>
          <w:tcPr>
            <w:tcW w:w="1217" w:type="dxa"/>
            <w:vAlign w:val="center"/>
          </w:tcPr>
          <w:p w14:paraId="0E662D4E" w14:textId="77777777" w:rsidR="006A5B3A" w:rsidRDefault="00000000">
            <w:pPr>
              <w:jc w:val="center"/>
            </w:pPr>
            <w:r>
              <w:t>4</w:t>
            </w:r>
          </w:p>
        </w:tc>
        <w:tc>
          <w:tcPr>
            <w:tcW w:w="1217" w:type="dxa"/>
            <w:vAlign w:val="center"/>
          </w:tcPr>
          <w:p w14:paraId="00E4BD0B" w14:textId="77777777" w:rsidR="006A5B3A" w:rsidRDefault="00000000">
            <w:pPr>
              <w:jc w:val="center"/>
            </w:pPr>
            <w:r>
              <w:t>6</w:t>
            </w:r>
          </w:p>
        </w:tc>
        <w:tc>
          <w:tcPr>
            <w:tcW w:w="1218" w:type="dxa"/>
            <w:vAlign w:val="center"/>
          </w:tcPr>
          <w:p w14:paraId="6234F459" w14:textId="77777777" w:rsidR="006A5B3A" w:rsidRDefault="00000000">
            <w:pPr>
              <w:jc w:val="center"/>
            </w:pPr>
            <w:r>
              <w:t>8</w:t>
            </w:r>
          </w:p>
        </w:tc>
        <w:tc>
          <w:tcPr>
            <w:tcW w:w="1218" w:type="dxa"/>
            <w:vAlign w:val="center"/>
          </w:tcPr>
          <w:p w14:paraId="248ED603" w14:textId="77777777" w:rsidR="006A5B3A" w:rsidRDefault="00000000">
            <w:pPr>
              <w:jc w:val="center"/>
            </w:pPr>
            <w:r>
              <w:t>10</w:t>
            </w:r>
          </w:p>
        </w:tc>
        <w:tc>
          <w:tcPr>
            <w:tcW w:w="1218" w:type="dxa"/>
            <w:vAlign w:val="center"/>
          </w:tcPr>
          <w:p w14:paraId="16B4E5FE" w14:textId="77777777" w:rsidR="006A5B3A" w:rsidRDefault="00000000">
            <w:pPr>
              <w:jc w:val="center"/>
            </w:pPr>
            <w:r>
              <w:t>14</w:t>
            </w:r>
          </w:p>
        </w:tc>
      </w:tr>
      <w:tr w:rsidR="006A5B3A" w14:paraId="5D733482" w14:textId="77777777">
        <w:trPr>
          <w:trHeight w:val="665"/>
        </w:trPr>
        <w:tc>
          <w:tcPr>
            <w:tcW w:w="1217" w:type="dxa"/>
            <w:vAlign w:val="center"/>
          </w:tcPr>
          <w:p w14:paraId="4303EBA5" w14:textId="77777777" w:rsidR="006A5B3A" w:rsidRDefault="00000000">
            <w:pPr>
              <w:jc w:val="center"/>
            </w:pPr>
            <w:r>
              <w:t>U</w:t>
            </w:r>
            <w:r>
              <w:rPr>
                <w:rFonts w:hint="eastAsia"/>
              </w:rPr>
              <w:t xml:space="preserve"> </w:t>
            </w:r>
            <w:r>
              <w:t>/</w:t>
            </w:r>
            <w:r>
              <w:rPr>
                <w:rFonts w:hint="eastAsia"/>
              </w:rPr>
              <w:t xml:space="preserve"> </w:t>
            </w:r>
            <w:r>
              <w:t>V</w:t>
            </w:r>
          </w:p>
        </w:tc>
        <w:tc>
          <w:tcPr>
            <w:tcW w:w="1217" w:type="dxa"/>
            <w:vAlign w:val="center"/>
          </w:tcPr>
          <w:p w14:paraId="0873EE4A" w14:textId="77777777" w:rsidR="006A5B3A" w:rsidRDefault="006A5B3A">
            <w:pPr>
              <w:jc w:val="center"/>
            </w:pPr>
          </w:p>
        </w:tc>
        <w:tc>
          <w:tcPr>
            <w:tcW w:w="1217" w:type="dxa"/>
            <w:vAlign w:val="center"/>
          </w:tcPr>
          <w:p w14:paraId="62893C16" w14:textId="77777777" w:rsidR="006A5B3A" w:rsidRDefault="006A5B3A">
            <w:pPr>
              <w:jc w:val="center"/>
            </w:pPr>
          </w:p>
        </w:tc>
        <w:tc>
          <w:tcPr>
            <w:tcW w:w="1217" w:type="dxa"/>
            <w:vAlign w:val="center"/>
          </w:tcPr>
          <w:p w14:paraId="45D30277" w14:textId="77777777" w:rsidR="006A5B3A" w:rsidRDefault="006A5B3A">
            <w:pPr>
              <w:jc w:val="center"/>
            </w:pPr>
          </w:p>
        </w:tc>
        <w:tc>
          <w:tcPr>
            <w:tcW w:w="1218" w:type="dxa"/>
            <w:vAlign w:val="center"/>
          </w:tcPr>
          <w:p w14:paraId="4B126D57" w14:textId="77777777" w:rsidR="006A5B3A" w:rsidRDefault="006A5B3A">
            <w:pPr>
              <w:jc w:val="center"/>
            </w:pPr>
          </w:p>
        </w:tc>
        <w:tc>
          <w:tcPr>
            <w:tcW w:w="1218" w:type="dxa"/>
            <w:vAlign w:val="center"/>
          </w:tcPr>
          <w:p w14:paraId="1CF981D7" w14:textId="77777777" w:rsidR="006A5B3A" w:rsidRDefault="006A5B3A">
            <w:pPr>
              <w:jc w:val="center"/>
            </w:pPr>
          </w:p>
        </w:tc>
        <w:tc>
          <w:tcPr>
            <w:tcW w:w="1218" w:type="dxa"/>
            <w:vAlign w:val="center"/>
          </w:tcPr>
          <w:p w14:paraId="2AF6E9C7" w14:textId="77777777" w:rsidR="006A5B3A" w:rsidRDefault="006A5B3A">
            <w:pPr>
              <w:jc w:val="center"/>
            </w:pPr>
          </w:p>
        </w:tc>
      </w:tr>
      <w:tr w:rsidR="006A5B3A" w14:paraId="057A42C7" w14:textId="77777777">
        <w:trPr>
          <w:trHeight w:val="703"/>
        </w:trPr>
        <w:tc>
          <w:tcPr>
            <w:tcW w:w="1217" w:type="dxa"/>
            <w:vAlign w:val="center"/>
          </w:tcPr>
          <w:p w14:paraId="27B2486D" w14:textId="77777777" w:rsidR="006A5B3A" w:rsidRDefault="00000000">
            <w:pPr>
              <w:jc w:val="center"/>
            </w:pPr>
            <w:r>
              <w:t>I</w:t>
            </w:r>
            <w:r>
              <w:rPr>
                <w:rFonts w:hint="eastAsia"/>
              </w:rPr>
              <w:t xml:space="preserve"> </w:t>
            </w:r>
            <w:r>
              <w:t>/</w:t>
            </w:r>
            <w:r>
              <w:rPr>
                <w:rFonts w:hint="eastAsia"/>
              </w:rPr>
              <w:t xml:space="preserve"> m</w:t>
            </w:r>
            <w:r>
              <w:t>A</w:t>
            </w:r>
          </w:p>
        </w:tc>
        <w:tc>
          <w:tcPr>
            <w:tcW w:w="1217" w:type="dxa"/>
            <w:vAlign w:val="center"/>
          </w:tcPr>
          <w:p w14:paraId="7D915855" w14:textId="77777777" w:rsidR="006A5B3A" w:rsidRDefault="006A5B3A">
            <w:pPr>
              <w:jc w:val="center"/>
            </w:pPr>
          </w:p>
        </w:tc>
        <w:tc>
          <w:tcPr>
            <w:tcW w:w="1217" w:type="dxa"/>
            <w:vAlign w:val="center"/>
          </w:tcPr>
          <w:p w14:paraId="4BF6B3CF" w14:textId="77777777" w:rsidR="006A5B3A" w:rsidRDefault="006A5B3A">
            <w:pPr>
              <w:jc w:val="center"/>
            </w:pPr>
          </w:p>
        </w:tc>
        <w:tc>
          <w:tcPr>
            <w:tcW w:w="1217" w:type="dxa"/>
            <w:vAlign w:val="center"/>
          </w:tcPr>
          <w:p w14:paraId="525CDAA6" w14:textId="77777777" w:rsidR="006A5B3A" w:rsidRDefault="006A5B3A">
            <w:pPr>
              <w:jc w:val="center"/>
            </w:pPr>
          </w:p>
        </w:tc>
        <w:tc>
          <w:tcPr>
            <w:tcW w:w="1218" w:type="dxa"/>
            <w:vAlign w:val="center"/>
          </w:tcPr>
          <w:p w14:paraId="4F3CF2F6" w14:textId="77777777" w:rsidR="006A5B3A" w:rsidRDefault="006A5B3A">
            <w:pPr>
              <w:jc w:val="center"/>
            </w:pPr>
          </w:p>
        </w:tc>
        <w:tc>
          <w:tcPr>
            <w:tcW w:w="1218" w:type="dxa"/>
            <w:vAlign w:val="center"/>
          </w:tcPr>
          <w:p w14:paraId="7041AD58" w14:textId="77777777" w:rsidR="006A5B3A" w:rsidRDefault="006A5B3A">
            <w:pPr>
              <w:jc w:val="center"/>
            </w:pPr>
          </w:p>
        </w:tc>
        <w:tc>
          <w:tcPr>
            <w:tcW w:w="1218" w:type="dxa"/>
            <w:vAlign w:val="center"/>
          </w:tcPr>
          <w:p w14:paraId="22A3EAFA" w14:textId="77777777" w:rsidR="006A5B3A" w:rsidRDefault="006A5B3A">
            <w:pPr>
              <w:jc w:val="center"/>
            </w:pPr>
          </w:p>
        </w:tc>
      </w:tr>
    </w:tbl>
    <w:p w14:paraId="3E608A7C" w14:textId="77777777" w:rsidR="006A5B3A" w:rsidRDefault="006A5B3A"/>
    <w:p w14:paraId="18AD87BF" w14:textId="77777777" w:rsidR="006A5B3A" w:rsidRDefault="00000000">
      <w:pPr>
        <w:rPr>
          <w:b/>
          <w:sz w:val="24"/>
        </w:rPr>
      </w:pPr>
      <w:commentRangeStart w:id="22"/>
      <w:r>
        <w:rPr>
          <w:rFonts w:hint="eastAsia"/>
          <w:b/>
          <w:sz w:val="24"/>
        </w:rPr>
        <w:lastRenderedPageBreak/>
        <w:t>六、思考题</w:t>
      </w:r>
      <w:commentRangeEnd w:id="22"/>
      <w:r>
        <w:rPr>
          <w:rStyle w:val="CommentReference"/>
          <w:b/>
          <w:sz w:val="24"/>
          <w:szCs w:val="20"/>
        </w:rPr>
        <w:commentReference w:id="22"/>
      </w:r>
    </w:p>
    <w:p w14:paraId="543D75EA" w14:textId="77777777" w:rsidR="006A5B3A" w:rsidRDefault="00000000">
      <w:pPr>
        <w:spacing w:line="360" w:lineRule="auto"/>
        <w:ind w:firstLine="420"/>
        <w:rPr>
          <w:bCs/>
          <w:sz w:val="24"/>
        </w:rPr>
      </w:pPr>
      <w:r>
        <w:rPr>
          <w:rFonts w:hint="eastAsia"/>
          <w:bCs/>
          <w:sz w:val="24"/>
        </w:rPr>
        <w:t>（一）当电压一定时，如果电阻阻值增加，流过电阻的电流将如何变化</w:t>
      </w:r>
      <w:r>
        <w:rPr>
          <w:rFonts w:hint="eastAsia"/>
          <w:bCs/>
          <w:sz w:val="24"/>
        </w:rPr>
        <w:t>?</w:t>
      </w:r>
    </w:p>
    <w:p w14:paraId="54E16F71" w14:textId="77777777" w:rsidR="006A5B3A" w:rsidRDefault="00000000">
      <w:pPr>
        <w:spacing w:line="360" w:lineRule="auto"/>
        <w:ind w:firstLine="420"/>
        <w:rPr>
          <w:bCs/>
          <w:sz w:val="24"/>
        </w:rPr>
      </w:pPr>
      <w:r>
        <w:rPr>
          <w:rFonts w:hint="eastAsia"/>
          <w:bCs/>
          <w:sz w:val="24"/>
        </w:rPr>
        <w:t>（二）根据所作的Ｕ（Ｉ）特性曲线，说明相应的电阻是非线性电阻还是线性电阻</w:t>
      </w:r>
      <w:r>
        <w:rPr>
          <w:rFonts w:hint="eastAsia"/>
          <w:bCs/>
          <w:sz w:val="24"/>
        </w:rPr>
        <w:t>?</w:t>
      </w:r>
    </w:p>
    <w:p w14:paraId="673C4FD5" w14:textId="77777777" w:rsidR="006A5B3A" w:rsidRDefault="006A5B3A">
      <w:pPr>
        <w:jc w:val="center"/>
        <w:rPr>
          <w:rFonts w:ascii="SimHei" w:eastAsia="SimHei" w:hAnsi="SimHei"/>
          <w:sz w:val="30"/>
          <w:szCs w:val="30"/>
        </w:rPr>
      </w:pPr>
    </w:p>
    <w:p w14:paraId="28ADA6B4" w14:textId="77777777" w:rsidR="006A5B3A" w:rsidRDefault="00000000">
      <w:pPr>
        <w:widowControl/>
        <w:jc w:val="left"/>
        <w:rPr>
          <w:rFonts w:ascii="SimHei" w:eastAsia="SimHei" w:hAnsi="SimHei"/>
          <w:sz w:val="30"/>
          <w:szCs w:val="30"/>
        </w:rPr>
      </w:pPr>
      <w:r>
        <w:rPr>
          <w:rFonts w:ascii="SimHei" w:eastAsia="SimHei" w:hAnsi="SimHei" w:hint="eastAsia"/>
          <w:sz w:val="30"/>
          <w:szCs w:val="30"/>
        </w:rPr>
        <w:br w:type="page"/>
      </w:r>
    </w:p>
    <w:p w14:paraId="2723C142" w14:textId="77777777" w:rsidR="006A5B3A" w:rsidRDefault="00000000">
      <w:pPr>
        <w:jc w:val="center"/>
        <w:outlineLvl w:val="0"/>
        <w:rPr>
          <w:b/>
          <w:sz w:val="30"/>
          <w:szCs w:val="30"/>
        </w:rPr>
      </w:pPr>
      <w:bookmarkStart w:id="23" w:name="_Toc200927375"/>
      <w:commentRangeStart w:id="24"/>
      <w:r>
        <w:rPr>
          <w:rFonts w:hint="eastAsia"/>
          <w:b/>
          <w:sz w:val="30"/>
          <w:szCs w:val="30"/>
        </w:rPr>
        <w:lastRenderedPageBreak/>
        <w:t>实验二</w:t>
      </w:r>
      <w:r>
        <w:rPr>
          <w:rFonts w:hint="eastAsia"/>
          <w:b/>
          <w:sz w:val="30"/>
          <w:szCs w:val="30"/>
        </w:rPr>
        <w:t xml:space="preserve">   </w:t>
      </w:r>
      <w:r>
        <w:rPr>
          <w:rFonts w:hint="eastAsia"/>
          <w:b/>
          <w:sz w:val="30"/>
          <w:szCs w:val="30"/>
        </w:rPr>
        <w:t>基尔霍夫定律仿真实验</w:t>
      </w:r>
      <w:bookmarkEnd w:id="23"/>
      <w:commentRangeEnd w:id="24"/>
      <w:r>
        <w:rPr>
          <w:rStyle w:val="CommentReference"/>
          <w:b/>
          <w:sz w:val="30"/>
          <w:szCs w:val="30"/>
        </w:rPr>
        <w:commentReference w:id="24"/>
      </w:r>
    </w:p>
    <w:p w14:paraId="17566E3F" w14:textId="77777777" w:rsidR="006A5B3A" w:rsidRDefault="00000000">
      <w:pPr>
        <w:spacing w:line="360" w:lineRule="auto"/>
        <w:rPr>
          <w:b/>
          <w:bCs/>
          <w:sz w:val="24"/>
        </w:rPr>
      </w:pPr>
      <w:r>
        <w:rPr>
          <w:rFonts w:hint="eastAsia"/>
          <w:b/>
          <w:bCs/>
          <w:sz w:val="24"/>
        </w:rPr>
        <w:t>一、实验目的</w:t>
      </w:r>
    </w:p>
    <w:p w14:paraId="6E961EB5" w14:textId="77777777" w:rsidR="006A5B3A" w:rsidRDefault="00000000">
      <w:pPr>
        <w:spacing w:line="360" w:lineRule="auto"/>
        <w:ind w:firstLine="420"/>
        <w:rPr>
          <w:bCs/>
          <w:sz w:val="24"/>
        </w:rPr>
      </w:pPr>
      <w:r>
        <w:rPr>
          <w:rFonts w:hint="eastAsia"/>
          <w:bCs/>
          <w:sz w:val="24"/>
        </w:rPr>
        <w:t>（一）使用</w:t>
      </w:r>
      <w:r>
        <w:rPr>
          <w:rFonts w:hint="eastAsia"/>
          <w:bCs/>
          <w:sz w:val="24"/>
        </w:rPr>
        <w:t>Multisim</w:t>
      </w:r>
      <w:r>
        <w:rPr>
          <w:rFonts w:hint="eastAsia"/>
          <w:bCs/>
          <w:sz w:val="24"/>
        </w:rPr>
        <w:t>软件，绘制电路图，并完成仿真。</w:t>
      </w:r>
    </w:p>
    <w:p w14:paraId="738E25EC" w14:textId="77777777" w:rsidR="006A5B3A" w:rsidRDefault="00000000">
      <w:pPr>
        <w:spacing w:line="360" w:lineRule="auto"/>
        <w:ind w:firstLine="420"/>
        <w:rPr>
          <w:bCs/>
          <w:sz w:val="24"/>
        </w:rPr>
      </w:pPr>
      <w:r>
        <w:rPr>
          <w:rFonts w:hint="eastAsia"/>
          <w:bCs/>
          <w:sz w:val="24"/>
        </w:rPr>
        <w:t>（二）利用</w:t>
      </w:r>
      <w:r>
        <w:rPr>
          <w:rFonts w:hint="eastAsia"/>
          <w:bCs/>
          <w:sz w:val="24"/>
        </w:rPr>
        <w:t>Multisim</w:t>
      </w:r>
      <w:r>
        <w:rPr>
          <w:rFonts w:hint="eastAsia"/>
          <w:bCs/>
          <w:sz w:val="24"/>
        </w:rPr>
        <w:t>仿真软件，验证基尔霍夫电压定律与电流定律。</w:t>
      </w:r>
    </w:p>
    <w:p w14:paraId="2F51CE44" w14:textId="77777777" w:rsidR="006A5B3A" w:rsidRDefault="00000000">
      <w:pPr>
        <w:spacing w:line="360" w:lineRule="auto"/>
        <w:rPr>
          <w:b/>
          <w:bCs/>
          <w:sz w:val="24"/>
        </w:rPr>
      </w:pPr>
      <w:r>
        <w:rPr>
          <w:rFonts w:hint="eastAsia"/>
          <w:b/>
          <w:bCs/>
          <w:sz w:val="24"/>
        </w:rPr>
        <w:t>二、实验设备与环境</w:t>
      </w:r>
    </w:p>
    <w:p w14:paraId="17733E0A" w14:textId="77777777" w:rsidR="006A5B3A" w:rsidRDefault="00000000">
      <w:pPr>
        <w:spacing w:line="360" w:lineRule="auto"/>
        <w:ind w:firstLineChars="200" w:firstLine="480"/>
        <w:rPr>
          <w:bCs/>
          <w:sz w:val="24"/>
        </w:rPr>
      </w:pPr>
      <w:r>
        <w:rPr>
          <w:rFonts w:hint="eastAsia"/>
          <w:bCs/>
          <w:sz w:val="24"/>
        </w:rPr>
        <w:t>PC</w:t>
      </w:r>
      <w:r>
        <w:rPr>
          <w:rFonts w:hint="eastAsia"/>
          <w:bCs/>
          <w:sz w:val="24"/>
        </w:rPr>
        <w:t>机、</w:t>
      </w:r>
      <w:r>
        <w:rPr>
          <w:rFonts w:hint="eastAsia"/>
          <w:bCs/>
          <w:sz w:val="24"/>
        </w:rPr>
        <w:t>Multisim 10</w:t>
      </w:r>
      <w:r>
        <w:rPr>
          <w:rFonts w:hint="eastAsia"/>
          <w:bCs/>
          <w:sz w:val="24"/>
        </w:rPr>
        <w:t>软件。</w:t>
      </w:r>
    </w:p>
    <w:p w14:paraId="3B1FC865" w14:textId="77777777" w:rsidR="006A5B3A" w:rsidRDefault="00000000">
      <w:pPr>
        <w:spacing w:line="360" w:lineRule="auto"/>
        <w:rPr>
          <w:b/>
          <w:bCs/>
          <w:sz w:val="24"/>
        </w:rPr>
      </w:pPr>
      <w:r>
        <w:rPr>
          <w:rFonts w:hint="eastAsia"/>
          <w:b/>
          <w:bCs/>
          <w:sz w:val="24"/>
        </w:rPr>
        <w:t>三、实验要求</w:t>
      </w:r>
    </w:p>
    <w:p w14:paraId="494DA283" w14:textId="77777777" w:rsidR="006A5B3A" w:rsidRDefault="00000000">
      <w:pPr>
        <w:spacing w:line="360" w:lineRule="auto"/>
        <w:ind w:firstLine="420"/>
        <w:rPr>
          <w:bCs/>
          <w:sz w:val="24"/>
        </w:rPr>
      </w:pPr>
      <w:r>
        <w:rPr>
          <w:rFonts w:hint="eastAsia"/>
          <w:bCs/>
          <w:sz w:val="24"/>
        </w:rPr>
        <w:t>（一）熟悉</w:t>
      </w:r>
      <w:r>
        <w:rPr>
          <w:rFonts w:hint="eastAsia"/>
          <w:bCs/>
          <w:sz w:val="24"/>
        </w:rPr>
        <w:t>Multisim</w:t>
      </w:r>
      <w:r>
        <w:rPr>
          <w:rFonts w:hint="eastAsia"/>
          <w:bCs/>
          <w:sz w:val="24"/>
        </w:rPr>
        <w:t>软件的基本操作。</w:t>
      </w:r>
    </w:p>
    <w:p w14:paraId="426051D5" w14:textId="77777777" w:rsidR="006A5B3A" w:rsidRDefault="00000000">
      <w:pPr>
        <w:spacing w:line="360" w:lineRule="auto"/>
        <w:ind w:firstLine="420"/>
        <w:rPr>
          <w:bCs/>
          <w:sz w:val="24"/>
        </w:rPr>
      </w:pPr>
      <w:r>
        <w:rPr>
          <w:rFonts w:hint="eastAsia"/>
          <w:bCs/>
          <w:sz w:val="24"/>
        </w:rPr>
        <w:t>（二）掌握</w:t>
      </w:r>
      <w:r>
        <w:rPr>
          <w:rFonts w:hint="eastAsia"/>
          <w:bCs/>
          <w:sz w:val="24"/>
        </w:rPr>
        <w:t>Multisim</w:t>
      </w:r>
      <w:r>
        <w:rPr>
          <w:rFonts w:hint="eastAsia"/>
          <w:bCs/>
          <w:sz w:val="24"/>
        </w:rPr>
        <w:t>软件绘制电路图及仿真电路的方法。</w:t>
      </w:r>
    </w:p>
    <w:p w14:paraId="4867FB7D" w14:textId="77777777" w:rsidR="006A5B3A" w:rsidRDefault="00000000">
      <w:pPr>
        <w:spacing w:line="360" w:lineRule="auto"/>
        <w:ind w:firstLine="420"/>
        <w:rPr>
          <w:bCs/>
          <w:sz w:val="24"/>
        </w:rPr>
      </w:pPr>
      <w:r>
        <w:rPr>
          <w:rFonts w:hint="eastAsia"/>
          <w:bCs/>
          <w:sz w:val="24"/>
        </w:rPr>
        <w:t>（三）掌握基尔霍夫电压定律与电流定律。</w:t>
      </w:r>
    </w:p>
    <w:p w14:paraId="5827CD04" w14:textId="77777777" w:rsidR="006A5B3A" w:rsidRDefault="00000000">
      <w:pPr>
        <w:spacing w:line="360" w:lineRule="auto"/>
        <w:rPr>
          <w:b/>
          <w:bCs/>
          <w:sz w:val="24"/>
        </w:rPr>
      </w:pPr>
      <w:r>
        <w:rPr>
          <w:rFonts w:hint="eastAsia"/>
          <w:b/>
          <w:bCs/>
          <w:sz w:val="24"/>
        </w:rPr>
        <w:t>四、实验步骤与要点</w:t>
      </w:r>
    </w:p>
    <w:p w14:paraId="7ADF4854" w14:textId="77777777" w:rsidR="006A5B3A" w:rsidRDefault="00000000">
      <w:pPr>
        <w:spacing w:line="360" w:lineRule="auto"/>
        <w:ind w:firstLine="420"/>
        <w:rPr>
          <w:bCs/>
          <w:sz w:val="24"/>
        </w:rPr>
      </w:pPr>
      <w:r>
        <w:rPr>
          <w:rFonts w:hint="eastAsia"/>
          <w:bCs/>
          <w:sz w:val="24"/>
        </w:rPr>
        <w:t>（一）使用</w:t>
      </w:r>
      <w:r>
        <w:rPr>
          <w:rFonts w:hint="eastAsia"/>
          <w:bCs/>
          <w:sz w:val="24"/>
        </w:rPr>
        <w:t>Multisim</w:t>
      </w:r>
      <w:r>
        <w:rPr>
          <w:rFonts w:hint="eastAsia"/>
          <w:bCs/>
          <w:sz w:val="24"/>
        </w:rPr>
        <w:t>软件绘制原理电路图</w:t>
      </w:r>
      <w:r>
        <w:rPr>
          <w:rFonts w:hint="eastAsia"/>
          <w:bCs/>
          <w:sz w:val="24"/>
        </w:rPr>
        <w:t>1</w:t>
      </w:r>
      <w:r>
        <w:rPr>
          <w:rFonts w:hint="eastAsia"/>
          <w:bCs/>
          <w:sz w:val="24"/>
        </w:rPr>
        <w:t>：</w:t>
      </w:r>
    </w:p>
    <w:p w14:paraId="62E6B892" w14:textId="77777777" w:rsidR="006A5B3A" w:rsidRDefault="00000000">
      <w:pPr>
        <w:jc w:val="center"/>
        <w:rPr>
          <w:szCs w:val="22"/>
        </w:rPr>
      </w:pPr>
      <w:r>
        <w:rPr>
          <w:noProof/>
          <w:szCs w:val="22"/>
        </w:rPr>
        <w:drawing>
          <wp:inline distT="0" distB="0" distL="0" distR="0" wp14:anchorId="09A6A3D6" wp14:editId="58E7F938">
            <wp:extent cx="2691130" cy="1569720"/>
            <wp:effectExtent l="0" t="0" r="0" b="0"/>
            <wp:docPr id="995155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586" name="图片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691130" cy="1569720"/>
                    </a:xfrm>
                    <a:prstGeom prst="rect">
                      <a:avLst/>
                    </a:prstGeom>
                    <a:noFill/>
                    <a:ln>
                      <a:noFill/>
                    </a:ln>
                  </pic:spPr>
                </pic:pic>
              </a:graphicData>
            </a:graphic>
          </wp:inline>
        </w:drawing>
      </w:r>
    </w:p>
    <w:p w14:paraId="4843B532" w14:textId="77777777" w:rsidR="006A5B3A" w:rsidRDefault="00000000">
      <w:pPr>
        <w:ind w:left="360"/>
        <w:jc w:val="center"/>
        <w:rPr>
          <w:rFonts w:eastAsia="FangSong"/>
          <w:b/>
          <w:szCs w:val="21"/>
        </w:rPr>
      </w:pPr>
      <w:r>
        <w:rPr>
          <w:rFonts w:eastAsia="FangSong" w:hint="eastAsia"/>
          <w:b/>
          <w:szCs w:val="21"/>
        </w:rPr>
        <w:t>图</w:t>
      </w:r>
      <w:r>
        <w:rPr>
          <w:rFonts w:eastAsia="FangSong" w:hint="eastAsia"/>
          <w:b/>
          <w:szCs w:val="21"/>
        </w:rPr>
        <w:t xml:space="preserve">1 </w:t>
      </w:r>
      <w:r>
        <w:rPr>
          <w:rFonts w:eastAsia="FangSong" w:hint="eastAsia"/>
          <w:b/>
          <w:szCs w:val="21"/>
        </w:rPr>
        <w:t>原理电路图</w:t>
      </w:r>
    </w:p>
    <w:p w14:paraId="688B182D" w14:textId="77777777" w:rsidR="006A5B3A" w:rsidRDefault="006A5B3A">
      <w:pPr>
        <w:rPr>
          <w:szCs w:val="22"/>
        </w:rPr>
      </w:pPr>
    </w:p>
    <w:p w14:paraId="655A07A4" w14:textId="77777777" w:rsidR="006A5B3A" w:rsidRDefault="00000000">
      <w:pPr>
        <w:spacing w:line="360" w:lineRule="auto"/>
        <w:ind w:firstLine="420"/>
        <w:rPr>
          <w:bCs/>
          <w:sz w:val="24"/>
        </w:rPr>
      </w:pPr>
      <w:r>
        <w:rPr>
          <w:rFonts w:hint="eastAsia"/>
          <w:bCs/>
          <w:sz w:val="24"/>
        </w:rPr>
        <w:t>在电路工作区中，选择所需元器件，用导线正确连接，并进行相应标注。</w:t>
      </w:r>
    </w:p>
    <w:p w14:paraId="49E41B7C" w14:textId="77777777" w:rsidR="006A5B3A" w:rsidRDefault="00000000">
      <w:pPr>
        <w:spacing w:line="360" w:lineRule="auto"/>
        <w:ind w:firstLine="420"/>
        <w:rPr>
          <w:bCs/>
          <w:sz w:val="24"/>
        </w:rPr>
      </w:pPr>
      <w:r>
        <w:rPr>
          <w:rFonts w:hint="eastAsia"/>
          <w:bCs/>
          <w:sz w:val="24"/>
        </w:rPr>
        <w:t>1</w:t>
      </w:r>
      <w:r>
        <w:rPr>
          <w:rFonts w:hint="eastAsia"/>
          <w:bCs/>
          <w:sz w:val="24"/>
        </w:rPr>
        <w:t>）放置电源</w:t>
      </w:r>
    </w:p>
    <w:p w14:paraId="4EFF3605" w14:textId="77777777" w:rsidR="006A5B3A" w:rsidRDefault="00000000">
      <w:pPr>
        <w:spacing w:line="360" w:lineRule="auto"/>
        <w:ind w:firstLine="420"/>
        <w:rPr>
          <w:bCs/>
          <w:sz w:val="24"/>
        </w:rPr>
      </w:pPr>
      <w:r>
        <w:rPr>
          <w:rFonts w:hint="eastAsia"/>
          <w:bCs/>
          <w:sz w:val="24"/>
        </w:rPr>
        <w:t>2</w:t>
      </w:r>
      <w:r>
        <w:rPr>
          <w:rFonts w:hint="eastAsia"/>
          <w:bCs/>
          <w:sz w:val="24"/>
        </w:rPr>
        <w:t>）放置接地</w:t>
      </w:r>
    </w:p>
    <w:p w14:paraId="2FC82CB8" w14:textId="77777777" w:rsidR="006A5B3A" w:rsidRDefault="00000000">
      <w:pPr>
        <w:spacing w:line="360" w:lineRule="auto"/>
        <w:ind w:firstLine="420"/>
        <w:rPr>
          <w:bCs/>
          <w:sz w:val="24"/>
        </w:rPr>
      </w:pPr>
      <w:r>
        <w:rPr>
          <w:rFonts w:hint="eastAsia"/>
          <w:bCs/>
          <w:sz w:val="24"/>
        </w:rPr>
        <w:t>3</w:t>
      </w:r>
      <w:r>
        <w:rPr>
          <w:rFonts w:hint="eastAsia"/>
          <w:bCs/>
          <w:sz w:val="24"/>
        </w:rPr>
        <w:t>）放置电阻</w:t>
      </w:r>
      <w:r>
        <w:rPr>
          <w:rFonts w:hint="eastAsia"/>
          <w:bCs/>
          <w:sz w:val="24"/>
        </w:rPr>
        <w:t>R1</w:t>
      </w:r>
      <w:r>
        <w:rPr>
          <w:rFonts w:hint="eastAsia"/>
          <w:bCs/>
          <w:sz w:val="24"/>
        </w:rPr>
        <w:t>、</w:t>
      </w:r>
      <w:r>
        <w:rPr>
          <w:rFonts w:hint="eastAsia"/>
          <w:bCs/>
          <w:sz w:val="24"/>
        </w:rPr>
        <w:t>R2</w:t>
      </w:r>
      <w:r>
        <w:rPr>
          <w:rFonts w:hint="eastAsia"/>
          <w:bCs/>
          <w:sz w:val="24"/>
        </w:rPr>
        <w:t>、</w:t>
      </w:r>
      <w:r>
        <w:rPr>
          <w:rFonts w:hint="eastAsia"/>
          <w:bCs/>
          <w:sz w:val="24"/>
        </w:rPr>
        <w:t>R3</w:t>
      </w:r>
    </w:p>
    <w:p w14:paraId="2D684C96" w14:textId="77777777" w:rsidR="006A5B3A" w:rsidRDefault="00000000">
      <w:pPr>
        <w:spacing w:line="360" w:lineRule="auto"/>
        <w:ind w:firstLine="420"/>
        <w:rPr>
          <w:bCs/>
          <w:sz w:val="24"/>
        </w:rPr>
      </w:pPr>
      <w:r>
        <w:rPr>
          <w:rFonts w:hint="eastAsia"/>
          <w:bCs/>
          <w:sz w:val="24"/>
        </w:rPr>
        <w:t>4</w:t>
      </w:r>
      <w:r>
        <w:rPr>
          <w:rFonts w:hint="eastAsia"/>
          <w:bCs/>
          <w:sz w:val="24"/>
        </w:rPr>
        <w:t>）连接导线</w:t>
      </w:r>
    </w:p>
    <w:p w14:paraId="154EE3BF" w14:textId="77777777" w:rsidR="006A5B3A" w:rsidRDefault="006A5B3A">
      <w:pPr>
        <w:spacing w:line="360" w:lineRule="auto"/>
        <w:ind w:firstLine="420"/>
        <w:rPr>
          <w:bCs/>
          <w:sz w:val="24"/>
        </w:rPr>
      </w:pPr>
    </w:p>
    <w:p w14:paraId="727382FA" w14:textId="77777777" w:rsidR="006A5B3A" w:rsidRDefault="00000000">
      <w:pPr>
        <w:spacing w:line="360" w:lineRule="auto"/>
        <w:ind w:firstLine="420"/>
        <w:rPr>
          <w:bCs/>
          <w:sz w:val="24"/>
        </w:rPr>
      </w:pPr>
      <w:r>
        <w:rPr>
          <w:rFonts w:hint="eastAsia"/>
          <w:bCs/>
          <w:sz w:val="24"/>
        </w:rPr>
        <w:t>（二）从虚拟仪器工具栏调取数字万用表</w:t>
      </w:r>
      <w:r>
        <w:rPr>
          <w:rFonts w:hint="eastAsia"/>
          <w:bCs/>
          <w:sz w:val="24"/>
        </w:rPr>
        <w:t>XMM1</w:t>
      </w:r>
      <w:r>
        <w:rPr>
          <w:rFonts w:hint="eastAsia"/>
          <w:bCs/>
          <w:sz w:val="24"/>
        </w:rPr>
        <w:t>，将数字万用表逐一并联接到每个电阻的两端，分别测量电阻上的电压，注意选择直流电压测量档，如图</w:t>
      </w:r>
      <w:r>
        <w:rPr>
          <w:rFonts w:hint="eastAsia"/>
          <w:bCs/>
          <w:sz w:val="24"/>
        </w:rPr>
        <w:t>2</w:t>
      </w:r>
      <w:r>
        <w:rPr>
          <w:rFonts w:hint="eastAsia"/>
          <w:bCs/>
          <w:sz w:val="24"/>
        </w:rPr>
        <w:t>：</w:t>
      </w:r>
    </w:p>
    <w:p w14:paraId="5474B332" w14:textId="77777777" w:rsidR="006A5B3A" w:rsidRDefault="006A5B3A">
      <w:pPr>
        <w:spacing w:line="360" w:lineRule="auto"/>
        <w:ind w:firstLine="420"/>
        <w:rPr>
          <w:bCs/>
          <w:sz w:val="24"/>
        </w:rPr>
      </w:pPr>
    </w:p>
    <w:p w14:paraId="1C0B611B" w14:textId="77777777" w:rsidR="006A5B3A" w:rsidRDefault="00000000">
      <w:pPr>
        <w:jc w:val="center"/>
        <w:rPr>
          <w:bCs/>
        </w:rPr>
      </w:pPr>
      <w:r>
        <w:rPr>
          <w:noProof/>
        </w:rPr>
        <w:lastRenderedPageBreak/>
        <w:drawing>
          <wp:inline distT="0" distB="0" distL="0" distR="0" wp14:anchorId="5650C730" wp14:editId="73F66137">
            <wp:extent cx="3295015" cy="2268855"/>
            <wp:effectExtent l="0" t="0" r="635" b="0"/>
            <wp:docPr id="12438003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00344" name="图片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295015" cy="2268855"/>
                    </a:xfrm>
                    <a:prstGeom prst="rect">
                      <a:avLst/>
                    </a:prstGeom>
                    <a:noFill/>
                    <a:ln>
                      <a:noFill/>
                    </a:ln>
                  </pic:spPr>
                </pic:pic>
              </a:graphicData>
            </a:graphic>
          </wp:inline>
        </w:drawing>
      </w:r>
    </w:p>
    <w:p w14:paraId="7B98F769" w14:textId="77777777" w:rsidR="006A5B3A" w:rsidRDefault="00000000">
      <w:pPr>
        <w:ind w:left="360"/>
        <w:jc w:val="center"/>
        <w:rPr>
          <w:rFonts w:eastAsia="FangSong"/>
          <w:b/>
          <w:szCs w:val="21"/>
        </w:rPr>
      </w:pPr>
      <w:r>
        <w:rPr>
          <w:rFonts w:eastAsia="FangSong" w:hint="eastAsia"/>
          <w:b/>
          <w:szCs w:val="21"/>
        </w:rPr>
        <w:t>图</w:t>
      </w:r>
      <w:r>
        <w:rPr>
          <w:rFonts w:eastAsia="FangSong" w:hint="eastAsia"/>
          <w:b/>
          <w:szCs w:val="21"/>
        </w:rPr>
        <w:t xml:space="preserve">2 </w:t>
      </w:r>
      <w:r>
        <w:rPr>
          <w:rFonts w:eastAsia="FangSong" w:hint="eastAsia"/>
          <w:b/>
          <w:szCs w:val="21"/>
        </w:rPr>
        <w:t>连接数字万用表测量电压</w:t>
      </w:r>
    </w:p>
    <w:p w14:paraId="7ACAA45E" w14:textId="77777777" w:rsidR="006A5B3A" w:rsidRDefault="00000000">
      <w:pPr>
        <w:spacing w:line="360" w:lineRule="auto"/>
        <w:ind w:firstLine="420"/>
        <w:rPr>
          <w:bCs/>
          <w:sz w:val="24"/>
        </w:rPr>
      </w:pPr>
      <w:r>
        <w:rPr>
          <w:rFonts w:hint="eastAsia"/>
          <w:bCs/>
          <w:sz w:val="24"/>
        </w:rPr>
        <w:t>（三）从虚拟仪器工具栏再调取一块数字万用表</w:t>
      </w:r>
      <w:r>
        <w:rPr>
          <w:rFonts w:hint="eastAsia"/>
          <w:bCs/>
          <w:sz w:val="24"/>
        </w:rPr>
        <w:t>XMM2</w:t>
      </w:r>
      <w:r>
        <w:rPr>
          <w:rFonts w:hint="eastAsia"/>
          <w:bCs/>
          <w:sz w:val="24"/>
        </w:rPr>
        <w:t>，将数字万用表依次串联接入每个电阻支路，双击打开数字万用表，选择直流电流测量档，测量电阻上的直流电流，如图</w:t>
      </w:r>
      <w:r>
        <w:rPr>
          <w:rFonts w:hint="eastAsia"/>
          <w:bCs/>
          <w:sz w:val="24"/>
        </w:rPr>
        <w:t>3</w:t>
      </w:r>
      <w:r>
        <w:rPr>
          <w:rFonts w:hint="eastAsia"/>
          <w:bCs/>
          <w:sz w:val="24"/>
        </w:rPr>
        <w:t>：</w:t>
      </w:r>
    </w:p>
    <w:p w14:paraId="4B10B3B7" w14:textId="77777777" w:rsidR="006A5B3A" w:rsidRDefault="00000000">
      <w:pPr>
        <w:ind w:left="360"/>
        <w:jc w:val="center"/>
        <w:rPr>
          <w:rFonts w:eastAsia="FangSong"/>
          <w:b/>
          <w:szCs w:val="21"/>
        </w:rPr>
      </w:pPr>
      <w:r>
        <w:rPr>
          <w:rFonts w:eastAsia="FangSong"/>
          <w:b/>
          <w:noProof/>
          <w:szCs w:val="21"/>
        </w:rPr>
        <w:drawing>
          <wp:inline distT="0" distB="0" distL="0" distR="0" wp14:anchorId="4DFC6095" wp14:editId="5F6F2097">
            <wp:extent cx="3942080" cy="2855595"/>
            <wp:effectExtent l="0" t="0" r="1270" b="1905"/>
            <wp:docPr id="14206225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2532" name="图片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942080" cy="2855595"/>
                    </a:xfrm>
                    <a:prstGeom prst="rect">
                      <a:avLst/>
                    </a:prstGeom>
                    <a:noFill/>
                    <a:ln>
                      <a:noFill/>
                    </a:ln>
                  </pic:spPr>
                </pic:pic>
              </a:graphicData>
            </a:graphic>
          </wp:inline>
        </w:drawing>
      </w:r>
    </w:p>
    <w:p w14:paraId="5ACB6033" w14:textId="77777777" w:rsidR="006A5B3A" w:rsidRDefault="00000000">
      <w:pPr>
        <w:ind w:left="360"/>
        <w:jc w:val="center"/>
        <w:rPr>
          <w:rFonts w:eastAsia="FangSong"/>
          <w:b/>
          <w:szCs w:val="21"/>
        </w:rPr>
      </w:pPr>
      <w:r>
        <w:rPr>
          <w:rFonts w:eastAsia="FangSong" w:hint="eastAsia"/>
          <w:b/>
          <w:szCs w:val="21"/>
        </w:rPr>
        <w:t>图</w:t>
      </w:r>
      <w:r>
        <w:rPr>
          <w:rFonts w:eastAsia="FangSong" w:hint="eastAsia"/>
          <w:b/>
          <w:szCs w:val="21"/>
        </w:rPr>
        <w:t xml:space="preserve">3 </w:t>
      </w:r>
      <w:r>
        <w:rPr>
          <w:rFonts w:eastAsia="FangSong" w:hint="eastAsia"/>
          <w:b/>
          <w:szCs w:val="21"/>
        </w:rPr>
        <w:t>测量直流电流</w:t>
      </w:r>
    </w:p>
    <w:p w14:paraId="473673DF" w14:textId="77777777" w:rsidR="006A5B3A" w:rsidRDefault="00000000">
      <w:pPr>
        <w:rPr>
          <w:b/>
          <w:sz w:val="24"/>
        </w:rPr>
      </w:pPr>
      <w:r>
        <w:rPr>
          <w:rFonts w:hint="eastAsia"/>
          <w:b/>
          <w:sz w:val="24"/>
        </w:rPr>
        <w:t>五、实验结论</w:t>
      </w:r>
    </w:p>
    <w:p w14:paraId="0F0808B5" w14:textId="77777777" w:rsidR="006A5B3A" w:rsidRDefault="00000000">
      <w:pPr>
        <w:spacing w:line="360" w:lineRule="auto"/>
        <w:ind w:firstLine="420"/>
        <w:rPr>
          <w:bCs/>
          <w:sz w:val="24"/>
        </w:rPr>
      </w:pPr>
      <w:r>
        <w:rPr>
          <w:rFonts w:hint="eastAsia"/>
          <w:bCs/>
          <w:sz w:val="24"/>
        </w:rPr>
        <w:t>（一）实验原理</w:t>
      </w:r>
    </w:p>
    <w:p w14:paraId="4242C14D" w14:textId="77777777" w:rsidR="006A5B3A" w:rsidRDefault="00000000">
      <w:pPr>
        <w:spacing w:line="360" w:lineRule="auto"/>
        <w:ind w:firstLine="420"/>
        <w:rPr>
          <w:bCs/>
          <w:sz w:val="24"/>
        </w:rPr>
      </w:pPr>
      <w:r>
        <w:rPr>
          <w:rFonts w:hint="eastAsia"/>
          <w:bCs/>
          <w:sz w:val="24"/>
        </w:rPr>
        <w:t>基尔霍夫第一定律又称基尔霍夫电流定律，简记为</w:t>
      </w:r>
      <w:r>
        <w:rPr>
          <w:rFonts w:hint="eastAsia"/>
          <w:bCs/>
          <w:sz w:val="24"/>
        </w:rPr>
        <w:t>KCL</w:t>
      </w:r>
      <w:r>
        <w:rPr>
          <w:rFonts w:hint="eastAsia"/>
          <w:bCs/>
          <w:sz w:val="24"/>
        </w:rPr>
        <w:t>，是电流的连续性在集总参数电路上的体现，其物理背景是电荷守恒公理。基尔霍夫电流定律是确定电路中任意节点处各支路电流之间关系的定律，因此又称为节点电流定律。基尔霍夫电流定律表明：所有进入某节点的电流的总和等于所有离开这节点的电流的总和。</w:t>
      </w:r>
    </w:p>
    <w:p w14:paraId="15FE6DA2" w14:textId="77777777" w:rsidR="006A5B3A" w:rsidRDefault="00000000">
      <w:pPr>
        <w:spacing w:line="360" w:lineRule="auto"/>
        <w:ind w:firstLine="420"/>
        <w:rPr>
          <w:bCs/>
          <w:sz w:val="24"/>
        </w:rPr>
      </w:pPr>
      <w:r>
        <w:rPr>
          <w:rFonts w:hint="eastAsia"/>
          <w:bCs/>
          <w:sz w:val="24"/>
        </w:rPr>
        <w:lastRenderedPageBreak/>
        <w:t>基尔霍夫第二定律又称基尔霍夫电压定律，简记为</w:t>
      </w:r>
      <w:r>
        <w:rPr>
          <w:rFonts w:hint="eastAsia"/>
          <w:bCs/>
          <w:sz w:val="24"/>
        </w:rPr>
        <w:t>KVL</w:t>
      </w:r>
      <w:r>
        <w:rPr>
          <w:rFonts w:hint="eastAsia"/>
          <w:bCs/>
          <w:sz w:val="24"/>
        </w:rPr>
        <w:t>，是电场为位场时电位的单值性在集总参数电路上的体现，其物理背景是能量守恒。基尔霍夫电压定律是确定电路中任意回路内各电压之间关系的定律，因此又称为回路电压定律。基尔霍夫电压定律表明：沿着闭合回路所有元件两端的电势差（电压）的代数和等于零。</w:t>
      </w:r>
    </w:p>
    <w:p w14:paraId="5CC09E57" w14:textId="77777777" w:rsidR="006A5B3A" w:rsidRDefault="00000000">
      <w:pPr>
        <w:spacing w:line="360" w:lineRule="auto"/>
        <w:ind w:firstLine="420"/>
        <w:rPr>
          <w:bCs/>
          <w:sz w:val="24"/>
        </w:rPr>
      </w:pPr>
      <w:r>
        <w:rPr>
          <w:rFonts w:hint="eastAsia"/>
          <w:bCs/>
          <w:sz w:val="24"/>
        </w:rPr>
        <w:t>（二）根据电压测量值</w:t>
      </w:r>
      <w:r>
        <w:rPr>
          <w:rFonts w:hint="eastAsia"/>
          <w:bCs/>
          <w:sz w:val="24"/>
        </w:rPr>
        <w:t>U</w:t>
      </w:r>
      <w:r>
        <w:rPr>
          <w:rFonts w:hint="eastAsia"/>
          <w:bCs/>
          <w:sz w:val="24"/>
        </w:rPr>
        <w:t>、电流测量值</w:t>
      </w:r>
      <w:r>
        <w:rPr>
          <w:rFonts w:hint="eastAsia"/>
          <w:bCs/>
          <w:sz w:val="24"/>
        </w:rPr>
        <w:t>I</w:t>
      </w:r>
      <w:r>
        <w:rPr>
          <w:rFonts w:hint="eastAsia"/>
          <w:bCs/>
          <w:sz w:val="24"/>
        </w:rPr>
        <w:t>及电阻值</w:t>
      </w:r>
      <w:r>
        <w:rPr>
          <w:rFonts w:hint="eastAsia"/>
          <w:bCs/>
          <w:sz w:val="24"/>
        </w:rPr>
        <w:t>R</w:t>
      </w:r>
      <w:r>
        <w:rPr>
          <w:rFonts w:hint="eastAsia"/>
          <w:bCs/>
          <w:sz w:val="24"/>
        </w:rPr>
        <w:t>，验证基尔霍夫定律。</w:t>
      </w:r>
    </w:p>
    <w:p w14:paraId="64875C2D" w14:textId="77777777" w:rsidR="006A5B3A" w:rsidRDefault="006A5B3A">
      <w:pPr>
        <w:ind w:left="360"/>
        <w:jc w:val="center"/>
        <w:rPr>
          <w:rFonts w:eastAsia="FangSong"/>
          <w:b/>
          <w:szCs w:val="21"/>
        </w:rPr>
      </w:pPr>
    </w:p>
    <w:p w14:paraId="37E80BC1" w14:textId="77777777" w:rsidR="006A5B3A" w:rsidRDefault="006A5B3A">
      <w:pPr>
        <w:ind w:left="360"/>
        <w:jc w:val="center"/>
        <w:rPr>
          <w:rFonts w:eastAsia="FangSong"/>
          <w:b/>
          <w:szCs w:val="21"/>
        </w:rPr>
      </w:pPr>
    </w:p>
    <w:p w14:paraId="5C17CA0C" w14:textId="77777777" w:rsidR="006A5B3A" w:rsidRDefault="00000000">
      <w:pPr>
        <w:ind w:left="360"/>
        <w:jc w:val="center"/>
        <w:rPr>
          <w:rFonts w:eastAsia="FangSong"/>
          <w:b/>
          <w:szCs w:val="21"/>
        </w:rPr>
      </w:pPr>
      <w:r>
        <w:rPr>
          <w:rFonts w:eastAsia="FangSong"/>
          <w:b/>
          <w:szCs w:val="21"/>
        </w:rPr>
        <w:t>表</w:t>
      </w:r>
      <w:r>
        <w:rPr>
          <w:rFonts w:eastAsia="FangSong"/>
          <w:b/>
          <w:szCs w:val="21"/>
        </w:rPr>
        <w:t xml:space="preserve">1 </w:t>
      </w:r>
      <w:r>
        <w:rPr>
          <w:rFonts w:eastAsia="FangSong"/>
          <w:b/>
          <w:szCs w:val="21"/>
        </w:rPr>
        <w:t>记录</w:t>
      </w:r>
      <w:r>
        <w:rPr>
          <w:rFonts w:eastAsia="FangSong"/>
          <w:b/>
          <w:szCs w:val="21"/>
        </w:rPr>
        <w:t>U</w:t>
      </w:r>
      <w:r>
        <w:rPr>
          <w:rFonts w:eastAsia="FangSong"/>
          <w:b/>
          <w:szCs w:val="21"/>
        </w:rPr>
        <w:t>和</w:t>
      </w:r>
      <w:r>
        <w:rPr>
          <w:rFonts w:eastAsia="FangSong"/>
          <w:b/>
          <w:szCs w:val="21"/>
        </w:rPr>
        <w:t>I</w:t>
      </w:r>
      <w:r>
        <w:rPr>
          <w:rFonts w:eastAsia="FangSong"/>
          <w:b/>
          <w:szCs w:val="21"/>
        </w:rPr>
        <w:t>的数值</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tblGrid>
      <w:tr w:rsidR="006A5B3A" w14:paraId="1B337AFF" w14:textId="77777777">
        <w:trPr>
          <w:trHeight w:val="529"/>
          <w:jc w:val="center"/>
        </w:trPr>
        <w:tc>
          <w:tcPr>
            <w:tcW w:w="2263" w:type="dxa"/>
            <w:vAlign w:val="center"/>
          </w:tcPr>
          <w:p w14:paraId="17AF0D85" w14:textId="77777777" w:rsidR="006A5B3A" w:rsidRDefault="006A5B3A">
            <w:pPr>
              <w:jc w:val="center"/>
            </w:pPr>
          </w:p>
        </w:tc>
        <w:tc>
          <w:tcPr>
            <w:tcW w:w="2552" w:type="dxa"/>
            <w:vAlign w:val="center"/>
          </w:tcPr>
          <w:p w14:paraId="31A67505" w14:textId="77777777" w:rsidR="006A5B3A" w:rsidRDefault="00000000">
            <w:pPr>
              <w:jc w:val="center"/>
            </w:pPr>
            <w:r>
              <w:t>Ux</w:t>
            </w:r>
            <w:r>
              <w:rPr>
                <w:rFonts w:hint="eastAsia"/>
              </w:rPr>
              <w:t xml:space="preserve"> </w:t>
            </w:r>
            <w:r>
              <w:t>/</w:t>
            </w:r>
            <w:r>
              <w:rPr>
                <w:rFonts w:hint="eastAsia"/>
              </w:rPr>
              <w:t xml:space="preserve"> </w:t>
            </w:r>
            <w:r>
              <w:t>V</w:t>
            </w:r>
          </w:p>
        </w:tc>
        <w:tc>
          <w:tcPr>
            <w:tcW w:w="2835" w:type="dxa"/>
            <w:vAlign w:val="center"/>
          </w:tcPr>
          <w:p w14:paraId="59E40227" w14:textId="77777777" w:rsidR="006A5B3A" w:rsidRDefault="00000000">
            <w:pPr>
              <w:jc w:val="center"/>
            </w:pPr>
            <w:r>
              <w:t>Ix</w:t>
            </w:r>
            <w:r>
              <w:rPr>
                <w:rFonts w:hint="eastAsia"/>
              </w:rPr>
              <w:t xml:space="preserve"> </w:t>
            </w:r>
            <w:r>
              <w:t>/</w:t>
            </w:r>
            <w:r>
              <w:rPr>
                <w:rFonts w:hint="eastAsia"/>
              </w:rPr>
              <w:t xml:space="preserve"> m</w:t>
            </w:r>
            <w:r>
              <w:t>A</w:t>
            </w:r>
          </w:p>
        </w:tc>
      </w:tr>
      <w:tr w:rsidR="006A5B3A" w14:paraId="64AC8C21" w14:textId="77777777">
        <w:trPr>
          <w:trHeight w:val="529"/>
          <w:jc w:val="center"/>
        </w:trPr>
        <w:tc>
          <w:tcPr>
            <w:tcW w:w="2263" w:type="dxa"/>
            <w:vAlign w:val="center"/>
          </w:tcPr>
          <w:p w14:paraId="21024089" w14:textId="77777777" w:rsidR="006A5B3A" w:rsidRDefault="00000000">
            <w:pPr>
              <w:jc w:val="center"/>
            </w:pPr>
            <w:r>
              <w:t>R</w:t>
            </w:r>
            <w:r>
              <w:rPr>
                <w:rFonts w:hint="eastAsia"/>
              </w:rPr>
              <w:t>1</w:t>
            </w:r>
            <w:r>
              <w:rPr>
                <w:rFonts w:hint="eastAsia"/>
              </w:rPr>
              <w:t>（</w:t>
            </w:r>
            <w:r>
              <w:rPr>
                <w:rFonts w:hint="eastAsia"/>
              </w:rPr>
              <w:t>5</w:t>
            </w:r>
            <w:r>
              <w:t>k</w:t>
            </w:r>
            <w:r>
              <w:sym w:font="Symbol" w:char="F057"/>
            </w:r>
            <w:r>
              <w:rPr>
                <w:rFonts w:hint="eastAsia"/>
              </w:rPr>
              <w:t>）</w:t>
            </w:r>
          </w:p>
        </w:tc>
        <w:tc>
          <w:tcPr>
            <w:tcW w:w="2552" w:type="dxa"/>
            <w:vAlign w:val="center"/>
          </w:tcPr>
          <w:p w14:paraId="6E728E93" w14:textId="77777777" w:rsidR="006A5B3A" w:rsidRDefault="006A5B3A">
            <w:pPr>
              <w:jc w:val="center"/>
            </w:pPr>
          </w:p>
        </w:tc>
        <w:tc>
          <w:tcPr>
            <w:tcW w:w="2835" w:type="dxa"/>
            <w:vAlign w:val="center"/>
          </w:tcPr>
          <w:p w14:paraId="3BD49031" w14:textId="77777777" w:rsidR="006A5B3A" w:rsidRDefault="006A5B3A">
            <w:pPr>
              <w:jc w:val="center"/>
            </w:pPr>
          </w:p>
        </w:tc>
      </w:tr>
      <w:tr w:rsidR="006A5B3A" w14:paraId="3FC8E940" w14:textId="77777777">
        <w:trPr>
          <w:trHeight w:val="529"/>
          <w:jc w:val="center"/>
        </w:trPr>
        <w:tc>
          <w:tcPr>
            <w:tcW w:w="2263" w:type="dxa"/>
            <w:vAlign w:val="center"/>
          </w:tcPr>
          <w:p w14:paraId="4A88B025" w14:textId="77777777" w:rsidR="006A5B3A" w:rsidRDefault="00000000">
            <w:pPr>
              <w:jc w:val="center"/>
            </w:pPr>
            <w:r>
              <w:t>R</w:t>
            </w:r>
            <w:r>
              <w:rPr>
                <w:rFonts w:hint="eastAsia"/>
              </w:rPr>
              <w:t>2</w:t>
            </w:r>
            <w:r>
              <w:t>（</w:t>
            </w:r>
            <w:r>
              <w:rPr>
                <w:rFonts w:hint="eastAsia"/>
              </w:rPr>
              <w:t>10</w:t>
            </w:r>
            <w:r>
              <w:t>k</w:t>
            </w:r>
            <w:r>
              <w:sym w:font="Symbol" w:char="F057"/>
            </w:r>
            <w:r>
              <w:t>）</w:t>
            </w:r>
          </w:p>
        </w:tc>
        <w:tc>
          <w:tcPr>
            <w:tcW w:w="2552" w:type="dxa"/>
            <w:vAlign w:val="center"/>
          </w:tcPr>
          <w:p w14:paraId="78DA5354" w14:textId="77777777" w:rsidR="006A5B3A" w:rsidRDefault="006A5B3A">
            <w:pPr>
              <w:jc w:val="center"/>
            </w:pPr>
          </w:p>
        </w:tc>
        <w:tc>
          <w:tcPr>
            <w:tcW w:w="2835" w:type="dxa"/>
            <w:vAlign w:val="center"/>
          </w:tcPr>
          <w:p w14:paraId="6ABBC030" w14:textId="77777777" w:rsidR="006A5B3A" w:rsidRDefault="006A5B3A">
            <w:pPr>
              <w:jc w:val="center"/>
            </w:pPr>
          </w:p>
        </w:tc>
      </w:tr>
      <w:tr w:rsidR="006A5B3A" w14:paraId="0CBC5844" w14:textId="77777777">
        <w:trPr>
          <w:trHeight w:val="551"/>
          <w:jc w:val="center"/>
        </w:trPr>
        <w:tc>
          <w:tcPr>
            <w:tcW w:w="2263" w:type="dxa"/>
            <w:vAlign w:val="center"/>
          </w:tcPr>
          <w:p w14:paraId="19A900BD" w14:textId="77777777" w:rsidR="006A5B3A" w:rsidRDefault="00000000">
            <w:pPr>
              <w:jc w:val="center"/>
            </w:pPr>
            <w:r>
              <w:t>R</w:t>
            </w:r>
            <w:r>
              <w:rPr>
                <w:rFonts w:hint="eastAsia"/>
              </w:rPr>
              <w:t>3</w:t>
            </w:r>
            <w:r>
              <w:rPr>
                <w:rFonts w:hint="eastAsia"/>
              </w:rPr>
              <w:t>（</w:t>
            </w:r>
            <w:r>
              <w:rPr>
                <w:rFonts w:hint="eastAsia"/>
              </w:rPr>
              <w:t>10</w:t>
            </w:r>
            <w:r>
              <w:t>k</w:t>
            </w:r>
            <w:r>
              <w:sym w:font="Symbol" w:char="F057"/>
            </w:r>
            <w:r>
              <w:rPr>
                <w:rFonts w:hint="eastAsia"/>
              </w:rPr>
              <w:t>）</w:t>
            </w:r>
          </w:p>
        </w:tc>
        <w:tc>
          <w:tcPr>
            <w:tcW w:w="2552" w:type="dxa"/>
            <w:vAlign w:val="center"/>
          </w:tcPr>
          <w:p w14:paraId="038E06E4" w14:textId="77777777" w:rsidR="006A5B3A" w:rsidRDefault="006A5B3A">
            <w:pPr>
              <w:jc w:val="center"/>
            </w:pPr>
          </w:p>
        </w:tc>
        <w:tc>
          <w:tcPr>
            <w:tcW w:w="2835" w:type="dxa"/>
            <w:vAlign w:val="center"/>
          </w:tcPr>
          <w:p w14:paraId="7AAAFD17" w14:textId="77777777" w:rsidR="006A5B3A" w:rsidRDefault="006A5B3A">
            <w:pPr>
              <w:jc w:val="center"/>
            </w:pPr>
          </w:p>
        </w:tc>
      </w:tr>
    </w:tbl>
    <w:p w14:paraId="3092D463" w14:textId="77777777" w:rsidR="006A5B3A" w:rsidRDefault="006A5B3A">
      <w:pPr>
        <w:rPr>
          <w:szCs w:val="22"/>
        </w:rPr>
      </w:pPr>
    </w:p>
    <w:p w14:paraId="0BEAAFD6" w14:textId="77777777" w:rsidR="006A5B3A" w:rsidRDefault="00000000">
      <w:pPr>
        <w:rPr>
          <w:b/>
          <w:sz w:val="24"/>
        </w:rPr>
      </w:pPr>
      <w:r>
        <w:rPr>
          <w:rFonts w:hint="eastAsia"/>
          <w:b/>
          <w:sz w:val="24"/>
        </w:rPr>
        <w:t>六、思考题</w:t>
      </w:r>
    </w:p>
    <w:p w14:paraId="45685E5D" w14:textId="77777777" w:rsidR="006A5B3A" w:rsidRDefault="00000000">
      <w:pPr>
        <w:spacing w:line="360" w:lineRule="auto"/>
        <w:ind w:firstLine="420"/>
        <w:rPr>
          <w:bCs/>
          <w:sz w:val="24"/>
        </w:rPr>
      </w:pPr>
      <w:r>
        <w:rPr>
          <w:rFonts w:hint="eastAsia"/>
          <w:bCs/>
          <w:sz w:val="24"/>
        </w:rPr>
        <w:t>（一）当电阻值改变时，电压、电流将如何变化</w:t>
      </w:r>
      <w:r>
        <w:rPr>
          <w:rFonts w:hint="eastAsia"/>
          <w:bCs/>
          <w:sz w:val="24"/>
        </w:rPr>
        <w:t xml:space="preserve">? </w:t>
      </w:r>
      <w:r>
        <w:rPr>
          <w:rFonts w:hint="eastAsia"/>
          <w:bCs/>
          <w:sz w:val="24"/>
        </w:rPr>
        <w:t>可以重新测量一组数据进行比较。</w:t>
      </w:r>
    </w:p>
    <w:p w14:paraId="4FF8E369" w14:textId="77777777" w:rsidR="006A5B3A" w:rsidRDefault="00000000">
      <w:pPr>
        <w:spacing w:line="360" w:lineRule="auto"/>
        <w:ind w:firstLine="420"/>
        <w:rPr>
          <w:bCs/>
          <w:sz w:val="24"/>
        </w:rPr>
      </w:pPr>
      <w:r>
        <w:rPr>
          <w:rFonts w:hint="eastAsia"/>
          <w:bCs/>
          <w:sz w:val="24"/>
        </w:rPr>
        <w:t>（二）根据所测的Ｕ、Ｉ数值，验证基尔霍夫电流定律和基尔霍夫电压定律。</w:t>
      </w:r>
    </w:p>
    <w:p w14:paraId="6878661B" w14:textId="77777777" w:rsidR="006A5B3A" w:rsidRDefault="00000000">
      <w:pPr>
        <w:widowControl/>
        <w:jc w:val="left"/>
        <w:rPr>
          <w:rFonts w:ascii="SimHei" w:eastAsia="SimHei" w:hAnsi="SimHei"/>
          <w:sz w:val="30"/>
          <w:szCs w:val="30"/>
        </w:rPr>
      </w:pPr>
      <w:r>
        <w:rPr>
          <w:rFonts w:ascii="SimHei" w:eastAsia="SimHei" w:hAnsi="SimHei" w:hint="eastAsia"/>
          <w:sz w:val="30"/>
          <w:szCs w:val="30"/>
        </w:rPr>
        <w:br w:type="page"/>
      </w:r>
    </w:p>
    <w:p w14:paraId="2749279E" w14:textId="77777777" w:rsidR="006A5B3A" w:rsidRDefault="00000000">
      <w:pPr>
        <w:jc w:val="center"/>
        <w:outlineLvl w:val="0"/>
        <w:rPr>
          <w:b/>
          <w:sz w:val="30"/>
          <w:szCs w:val="30"/>
        </w:rPr>
      </w:pPr>
      <w:bookmarkStart w:id="25" w:name="_Toc200927376"/>
      <w:commentRangeStart w:id="26"/>
      <w:r>
        <w:rPr>
          <w:rFonts w:hint="eastAsia"/>
          <w:b/>
          <w:sz w:val="30"/>
          <w:szCs w:val="30"/>
        </w:rPr>
        <w:lastRenderedPageBreak/>
        <w:t>实验三</w:t>
      </w:r>
      <w:r>
        <w:rPr>
          <w:rFonts w:hint="eastAsia"/>
          <w:b/>
          <w:sz w:val="30"/>
          <w:szCs w:val="30"/>
        </w:rPr>
        <w:t xml:space="preserve">  XXXXXXX</w:t>
      </w:r>
      <w:r>
        <w:rPr>
          <w:rFonts w:hint="eastAsia"/>
          <w:b/>
          <w:sz w:val="30"/>
          <w:szCs w:val="30"/>
        </w:rPr>
        <w:t>实验</w:t>
      </w:r>
      <w:bookmarkEnd w:id="25"/>
      <w:commentRangeEnd w:id="26"/>
      <w:r>
        <w:rPr>
          <w:rStyle w:val="CommentReference"/>
          <w:b/>
          <w:sz w:val="30"/>
          <w:szCs w:val="30"/>
        </w:rPr>
        <w:commentReference w:id="26"/>
      </w:r>
    </w:p>
    <w:p w14:paraId="30F2BE61" w14:textId="77777777" w:rsidR="006A5B3A" w:rsidRDefault="006A5B3A">
      <w:pPr>
        <w:jc w:val="center"/>
        <w:rPr>
          <w:rFonts w:ascii="SimHei" w:eastAsia="SimHei" w:hAnsi="SimHei"/>
          <w:sz w:val="30"/>
          <w:szCs w:val="30"/>
        </w:rPr>
      </w:pPr>
    </w:p>
    <w:p w14:paraId="7309150C" w14:textId="77777777" w:rsidR="006A5B3A" w:rsidRDefault="00000000">
      <w:pPr>
        <w:spacing w:line="360" w:lineRule="auto"/>
        <w:rPr>
          <w:b/>
          <w:bCs/>
          <w:sz w:val="24"/>
        </w:rPr>
      </w:pPr>
      <w:r>
        <w:rPr>
          <w:rFonts w:hint="eastAsia"/>
          <w:b/>
          <w:bCs/>
          <w:sz w:val="24"/>
        </w:rPr>
        <w:t>一、实验目的</w:t>
      </w:r>
    </w:p>
    <w:p w14:paraId="3E7958E2" w14:textId="77777777" w:rsidR="006A5B3A" w:rsidRDefault="006A5B3A">
      <w:pPr>
        <w:spacing w:line="360" w:lineRule="auto"/>
        <w:rPr>
          <w:bCs/>
          <w:sz w:val="24"/>
        </w:rPr>
      </w:pPr>
    </w:p>
    <w:p w14:paraId="5053A2C1" w14:textId="77777777" w:rsidR="006A5B3A" w:rsidRDefault="00000000">
      <w:pPr>
        <w:spacing w:line="360" w:lineRule="auto"/>
        <w:rPr>
          <w:b/>
          <w:bCs/>
          <w:sz w:val="24"/>
        </w:rPr>
      </w:pPr>
      <w:r>
        <w:rPr>
          <w:rFonts w:hint="eastAsia"/>
          <w:b/>
          <w:bCs/>
          <w:sz w:val="24"/>
        </w:rPr>
        <w:t>二、实验设备与环境</w:t>
      </w:r>
    </w:p>
    <w:p w14:paraId="339798FC" w14:textId="77777777" w:rsidR="006A5B3A" w:rsidRDefault="006A5B3A">
      <w:pPr>
        <w:spacing w:line="360" w:lineRule="auto"/>
        <w:rPr>
          <w:bCs/>
          <w:sz w:val="24"/>
        </w:rPr>
      </w:pPr>
    </w:p>
    <w:p w14:paraId="59D4D157" w14:textId="77777777" w:rsidR="006A5B3A" w:rsidRDefault="00000000">
      <w:pPr>
        <w:spacing w:line="360" w:lineRule="auto"/>
        <w:rPr>
          <w:b/>
          <w:bCs/>
          <w:sz w:val="24"/>
        </w:rPr>
      </w:pPr>
      <w:r>
        <w:rPr>
          <w:rFonts w:hint="eastAsia"/>
          <w:b/>
          <w:bCs/>
          <w:sz w:val="24"/>
        </w:rPr>
        <w:t>三、实验要求</w:t>
      </w:r>
    </w:p>
    <w:p w14:paraId="546FCF9F" w14:textId="77777777" w:rsidR="006A5B3A" w:rsidRDefault="006A5B3A">
      <w:pPr>
        <w:spacing w:line="360" w:lineRule="auto"/>
        <w:rPr>
          <w:bCs/>
          <w:sz w:val="24"/>
        </w:rPr>
      </w:pPr>
    </w:p>
    <w:p w14:paraId="607CD882" w14:textId="77777777" w:rsidR="006A5B3A" w:rsidRDefault="00000000">
      <w:pPr>
        <w:spacing w:line="360" w:lineRule="auto"/>
        <w:rPr>
          <w:b/>
          <w:bCs/>
          <w:sz w:val="24"/>
        </w:rPr>
      </w:pPr>
      <w:r>
        <w:rPr>
          <w:rFonts w:hint="eastAsia"/>
          <w:b/>
          <w:bCs/>
          <w:sz w:val="24"/>
        </w:rPr>
        <w:t>四、实验步骤与要点</w:t>
      </w:r>
    </w:p>
    <w:p w14:paraId="308AD396" w14:textId="77777777" w:rsidR="006A5B3A" w:rsidRDefault="006A5B3A">
      <w:pPr>
        <w:rPr>
          <w:bCs/>
          <w:sz w:val="24"/>
        </w:rPr>
      </w:pPr>
    </w:p>
    <w:p w14:paraId="58E3EB98" w14:textId="77777777" w:rsidR="006A5B3A" w:rsidRDefault="006A5B3A">
      <w:pPr>
        <w:rPr>
          <w:bCs/>
          <w:sz w:val="24"/>
        </w:rPr>
      </w:pPr>
    </w:p>
    <w:p w14:paraId="3AD218B6" w14:textId="77777777" w:rsidR="006A5B3A" w:rsidRDefault="00000000">
      <w:pPr>
        <w:rPr>
          <w:b/>
          <w:sz w:val="24"/>
        </w:rPr>
      </w:pPr>
      <w:r>
        <w:rPr>
          <w:rFonts w:hint="eastAsia"/>
          <w:b/>
          <w:sz w:val="24"/>
        </w:rPr>
        <w:t>五、实验结论</w:t>
      </w:r>
    </w:p>
    <w:p w14:paraId="290AC693" w14:textId="77777777" w:rsidR="006A5B3A" w:rsidRDefault="006A5B3A">
      <w:pPr>
        <w:spacing w:line="360" w:lineRule="auto"/>
        <w:rPr>
          <w:bCs/>
          <w:sz w:val="24"/>
        </w:rPr>
      </w:pPr>
    </w:p>
    <w:p w14:paraId="4BBB4454" w14:textId="77777777" w:rsidR="006A5B3A" w:rsidRDefault="006A5B3A">
      <w:pPr>
        <w:spacing w:line="360" w:lineRule="auto"/>
        <w:rPr>
          <w:bCs/>
          <w:sz w:val="24"/>
        </w:rPr>
      </w:pPr>
    </w:p>
    <w:p w14:paraId="0FCFE64F" w14:textId="77777777" w:rsidR="006A5B3A" w:rsidRDefault="006A5B3A">
      <w:pPr>
        <w:spacing w:line="360" w:lineRule="auto"/>
        <w:rPr>
          <w:bCs/>
          <w:sz w:val="24"/>
        </w:rPr>
      </w:pPr>
    </w:p>
    <w:p w14:paraId="45E45EAB" w14:textId="77777777" w:rsidR="006A5B3A" w:rsidRDefault="006A5B3A">
      <w:pPr>
        <w:spacing w:line="360" w:lineRule="auto"/>
        <w:rPr>
          <w:bCs/>
          <w:sz w:val="24"/>
        </w:rPr>
      </w:pPr>
    </w:p>
    <w:p w14:paraId="465B9ABD" w14:textId="77777777" w:rsidR="006A5B3A" w:rsidRDefault="006A5B3A">
      <w:pPr>
        <w:spacing w:line="360" w:lineRule="auto"/>
        <w:rPr>
          <w:bCs/>
          <w:sz w:val="24"/>
        </w:rPr>
      </w:pPr>
    </w:p>
    <w:p w14:paraId="2977D708" w14:textId="77777777" w:rsidR="006A5B3A" w:rsidRDefault="006A5B3A">
      <w:pPr>
        <w:spacing w:line="360" w:lineRule="auto"/>
        <w:rPr>
          <w:bCs/>
          <w:sz w:val="24"/>
        </w:rPr>
      </w:pPr>
    </w:p>
    <w:p w14:paraId="733F035B" w14:textId="77777777" w:rsidR="006A5B3A" w:rsidRDefault="006A5B3A">
      <w:pPr>
        <w:spacing w:line="360" w:lineRule="auto"/>
        <w:rPr>
          <w:bCs/>
          <w:sz w:val="24"/>
        </w:rPr>
      </w:pPr>
    </w:p>
    <w:p w14:paraId="4AF716FA" w14:textId="77777777" w:rsidR="006A5B3A" w:rsidRDefault="006A5B3A">
      <w:pPr>
        <w:spacing w:line="360" w:lineRule="auto"/>
        <w:rPr>
          <w:bCs/>
          <w:sz w:val="24"/>
        </w:rPr>
      </w:pPr>
    </w:p>
    <w:p w14:paraId="3493F04B" w14:textId="77777777" w:rsidR="006A5B3A" w:rsidRDefault="006A5B3A">
      <w:pPr>
        <w:spacing w:line="360" w:lineRule="auto"/>
        <w:rPr>
          <w:bCs/>
          <w:sz w:val="24"/>
        </w:rPr>
      </w:pPr>
    </w:p>
    <w:p w14:paraId="19851817" w14:textId="77777777" w:rsidR="006A5B3A" w:rsidRDefault="006A5B3A">
      <w:pPr>
        <w:spacing w:line="360" w:lineRule="auto"/>
        <w:rPr>
          <w:bCs/>
          <w:sz w:val="24"/>
        </w:rPr>
      </w:pPr>
    </w:p>
    <w:p w14:paraId="6F93E4FF" w14:textId="77777777" w:rsidR="006A5B3A" w:rsidRDefault="006A5B3A">
      <w:pPr>
        <w:spacing w:line="360" w:lineRule="auto"/>
        <w:rPr>
          <w:bCs/>
          <w:sz w:val="24"/>
        </w:rPr>
      </w:pPr>
    </w:p>
    <w:p w14:paraId="6AD5C8BF" w14:textId="77777777" w:rsidR="006A5B3A" w:rsidRDefault="006A5B3A">
      <w:pPr>
        <w:spacing w:line="360" w:lineRule="auto"/>
        <w:rPr>
          <w:bCs/>
          <w:sz w:val="24"/>
        </w:rPr>
      </w:pPr>
    </w:p>
    <w:p w14:paraId="4C63C8D5" w14:textId="77777777" w:rsidR="006A5B3A" w:rsidRDefault="006A5B3A">
      <w:pPr>
        <w:spacing w:line="360" w:lineRule="auto"/>
        <w:rPr>
          <w:bCs/>
          <w:sz w:val="24"/>
        </w:rPr>
      </w:pPr>
    </w:p>
    <w:p w14:paraId="133B11A1" w14:textId="77777777" w:rsidR="006A5B3A" w:rsidRDefault="006A5B3A">
      <w:pPr>
        <w:spacing w:line="360" w:lineRule="auto"/>
        <w:rPr>
          <w:bCs/>
          <w:sz w:val="24"/>
        </w:rPr>
      </w:pPr>
    </w:p>
    <w:p w14:paraId="5979B1D3" w14:textId="77777777" w:rsidR="006A5B3A" w:rsidRDefault="006A5B3A">
      <w:pPr>
        <w:spacing w:line="360" w:lineRule="auto"/>
        <w:rPr>
          <w:bCs/>
          <w:sz w:val="24"/>
        </w:rPr>
      </w:pPr>
    </w:p>
    <w:p w14:paraId="0A6BE7A4" w14:textId="77777777" w:rsidR="006A5B3A" w:rsidRDefault="006A5B3A">
      <w:pPr>
        <w:spacing w:line="360" w:lineRule="auto"/>
        <w:rPr>
          <w:bCs/>
          <w:sz w:val="24"/>
        </w:rPr>
      </w:pPr>
    </w:p>
    <w:p w14:paraId="57B75AF4" w14:textId="77777777" w:rsidR="006A5B3A" w:rsidRDefault="006A5B3A">
      <w:pPr>
        <w:spacing w:line="360" w:lineRule="auto"/>
        <w:rPr>
          <w:bCs/>
          <w:sz w:val="24"/>
        </w:rPr>
      </w:pPr>
    </w:p>
    <w:p w14:paraId="65BD7134" w14:textId="77777777" w:rsidR="006A5B3A" w:rsidRDefault="006A5B3A">
      <w:pPr>
        <w:spacing w:line="360" w:lineRule="auto"/>
        <w:rPr>
          <w:bCs/>
          <w:sz w:val="24"/>
        </w:rPr>
      </w:pPr>
    </w:p>
    <w:p w14:paraId="367AAD5B" w14:textId="77777777" w:rsidR="006A5B3A" w:rsidRDefault="00000000">
      <w:pPr>
        <w:jc w:val="center"/>
        <w:outlineLvl w:val="0"/>
        <w:rPr>
          <w:b/>
          <w:sz w:val="30"/>
          <w:szCs w:val="30"/>
        </w:rPr>
      </w:pPr>
      <w:commentRangeStart w:id="27"/>
      <w:r>
        <w:rPr>
          <w:rFonts w:hint="eastAsia"/>
          <w:b/>
          <w:sz w:val="30"/>
          <w:szCs w:val="30"/>
        </w:rPr>
        <w:lastRenderedPageBreak/>
        <w:t>综合项目</w:t>
      </w:r>
      <w:r>
        <w:rPr>
          <w:rFonts w:hint="eastAsia"/>
          <w:b/>
          <w:sz w:val="30"/>
          <w:szCs w:val="30"/>
        </w:rPr>
        <w:t xml:space="preserve">  ************</w:t>
      </w:r>
      <w:commentRangeEnd w:id="27"/>
      <w:r>
        <w:rPr>
          <w:rStyle w:val="CommentReference"/>
          <w:b/>
          <w:sz w:val="30"/>
          <w:szCs w:val="30"/>
        </w:rPr>
        <w:commentReference w:id="27"/>
      </w:r>
    </w:p>
    <w:p w14:paraId="1609D933" w14:textId="77777777" w:rsidR="006A5B3A" w:rsidRDefault="006A5B3A">
      <w:pPr>
        <w:jc w:val="center"/>
        <w:rPr>
          <w:rFonts w:ascii="SimHei" w:eastAsia="SimHei" w:hAnsi="SimHei"/>
          <w:sz w:val="30"/>
          <w:szCs w:val="30"/>
        </w:rPr>
      </w:pPr>
    </w:p>
    <w:p w14:paraId="29E2E327" w14:textId="77777777" w:rsidR="006A5B3A" w:rsidRDefault="00000000">
      <w:pPr>
        <w:spacing w:line="360" w:lineRule="auto"/>
        <w:rPr>
          <w:b/>
          <w:bCs/>
          <w:sz w:val="24"/>
        </w:rPr>
      </w:pPr>
      <w:r>
        <w:rPr>
          <w:rFonts w:hint="eastAsia"/>
          <w:b/>
          <w:bCs/>
          <w:sz w:val="24"/>
        </w:rPr>
        <w:t>一、实验目的</w:t>
      </w:r>
    </w:p>
    <w:p w14:paraId="73C09540" w14:textId="77777777" w:rsidR="006A5B3A" w:rsidRDefault="006A5B3A">
      <w:pPr>
        <w:spacing w:line="360" w:lineRule="auto"/>
        <w:rPr>
          <w:bCs/>
          <w:sz w:val="24"/>
        </w:rPr>
      </w:pPr>
    </w:p>
    <w:p w14:paraId="04E4BC2B" w14:textId="77777777" w:rsidR="006A5B3A" w:rsidRDefault="00000000">
      <w:pPr>
        <w:spacing w:line="360" w:lineRule="auto"/>
        <w:rPr>
          <w:b/>
          <w:bCs/>
          <w:sz w:val="24"/>
        </w:rPr>
      </w:pPr>
      <w:r>
        <w:rPr>
          <w:rFonts w:hint="eastAsia"/>
          <w:b/>
          <w:bCs/>
          <w:sz w:val="24"/>
        </w:rPr>
        <w:t>二、实验设备与环境</w:t>
      </w:r>
    </w:p>
    <w:p w14:paraId="75EC6B18" w14:textId="77777777" w:rsidR="006A5B3A" w:rsidRDefault="006A5B3A">
      <w:pPr>
        <w:spacing w:line="360" w:lineRule="auto"/>
        <w:rPr>
          <w:bCs/>
          <w:sz w:val="24"/>
        </w:rPr>
      </w:pPr>
    </w:p>
    <w:p w14:paraId="4DE65FFB" w14:textId="77777777" w:rsidR="006A5B3A" w:rsidRDefault="00000000">
      <w:pPr>
        <w:spacing w:line="360" w:lineRule="auto"/>
        <w:rPr>
          <w:b/>
          <w:bCs/>
          <w:sz w:val="24"/>
        </w:rPr>
      </w:pPr>
      <w:r>
        <w:rPr>
          <w:rFonts w:hint="eastAsia"/>
          <w:b/>
          <w:bCs/>
          <w:sz w:val="24"/>
        </w:rPr>
        <w:t>三、实验要求</w:t>
      </w:r>
    </w:p>
    <w:p w14:paraId="75E5F19B" w14:textId="77777777" w:rsidR="006A5B3A" w:rsidRDefault="006A5B3A">
      <w:pPr>
        <w:spacing w:line="360" w:lineRule="auto"/>
        <w:rPr>
          <w:bCs/>
          <w:sz w:val="24"/>
        </w:rPr>
      </w:pPr>
    </w:p>
    <w:p w14:paraId="24C91193" w14:textId="77777777" w:rsidR="006A5B3A" w:rsidRDefault="00000000">
      <w:pPr>
        <w:spacing w:line="360" w:lineRule="auto"/>
        <w:rPr>
          <w:b/>
          <w:bCs/>
          <w:sz w:val="24"/>
        </w:rPr>
      </w:pPr>
      <w:r>
        <w:rPr>
          <w:rFonts w:hint="eastAsia"/>
          <w:b/>
          <w:bCs/>
          <w:sz w:val="24"/>
        </w:rPr>
        <w:t>四、实验步骤与要点</w:t>
      </w:r>
    </w:p>
    <w:p w14:paraId="70B2ED8F" w14:textId="77777777" w:rsidR="006A5B3A" w:rsidRDefault="006A5B3A">
      <w:pPr>
        <w:rPr>
          <w:bCs/>
          <w:sz w:val="24"/>
        </w:rPr>
      </w:pPr>
    </w:p>
    <w:p w14:paraId="13A29ABB" w14:textId="77777777" w:rsidR="006A5B3A" w:rsidRDefault="006A5B3A">
      <w:pPr>
        <w:rPr>
          <w:bCs/>
          <w:sz w:val="24"/>
        </w:rPr>
      </w:pPr>
    </w:p>
    <w:p w14:paraId="23931E13" w14:textId="77777777" w:rsidR="006A5B3A" w:rsidRDefault="00000000">
      <w:pPr>
        <w:rPr>
          <w:b/>
          <w:sz w:val="24"/>
        </w:rPr>
      </w:pPr>
      <w:r>
        <w:rPr>
          <w:rFonts w:hint="eastAsia"/>
          <w:b/>
          <w:sz w:val="24"/>
        </w:rPr>
        <w:t>五、实验结论</w:t>
      </w:r>
    </w:p>
    <w:p w14:paraId="0CFEAD45" w14:textId="77777777" w:rsidR="006A5B3A" w:rsidRDefault="006A5B3A">
      <w:pPr>
        <w:spacing w:line="360" w:lineRule="auto"/>
        <w:rPr>
          <w:bCs/>
          <w:sz w:val="24"/>
        </w:rPr>
      </w:pPr>
    </w:p>
    <w:p w14:paraId="1D70C1AF" w14:textId="77777777" w:rsidR="006A5B3A" w:rsidRDefault="006A5B3A">
      <w:pPr>
        <w:spacing w:line="360" w:lineRule="auto"/>
        <w:rPr>
          <w:bCs/>
          <w:sz w:val="24"/>
        </w:rPr>
      </w:pPr>
    </w:p>
    <w:p w14:paraId="6C722BD9" w14:textId="77777777" w:rsidR="006A5B3A" w:rsidRDefault="006A5B3A">
      <w:pPr>
        <w:jc w:val="center"/>
        <w:rPr>
          <w:rFonts w:ascii="SimHei" w:eastAsia="SimHei" w:hAnsi="SimHei"/>
          <w:sz w:val="30"/>
          <w:szCs w:val="30"/>
        </w:rPr>
      </w:pPr>
    </w:p>
    <w:sectPr w:rsidR="006A5B3A">
      <w:footerReference w:type="default" r:id="rId23"/>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木慕" w:date="2026-01-30T23:49:00Z" w:initials="">
    <w:p w14:paraId="5F8987FA" w14:textId="77777777" w:rsidR="006A5B3A" w:rsidRDefault="00A25AFE">
      <w:pPr>
        <w:pStyle w:val="CommentText"/>
      </w:pPr>
      <w:r>
        <w:rPr>
          <w:rStyle w:val="CommentReference"/>
        </w:rPr>
        <w:annotationRef/>
      </w:r>
      <w:r w:rsidR="00000000">
        <w:rPr>
          <w:rFonts w:hint="eastAsia"/>
        </w:rPr>
        <w:t>华文新魏，小初</w:t>
      </w:r>
    </w:p>
  </w:comment>
  <w:comment w:id="2" w:author="林昕" w:date="2026-02-23T16:57:00Z" w:initials="MOU">
    <w:p w14:paraId="65C270BC" w14:textId="77777777" w:rsidR="00A25AFE" w:rsidRDefault="00A25AFE">
      <w:pPr>
        <w:pStyle w:val="CommentText"/>
      </w:pPr>
      <w:r>
        <w:rPr>
          <w:rStyle w:val="CommentReference"/>
        </w:rPr>
        <w:annotationRef/>
      </w:r>
      <w:r>
        <w:rPr>
          <w:rFonts w:hint="eastAsia"/>
        </w:rPr>
        <w:t>课程代码</w:t>
      </w:r>
    </w:p>
  </w:comment>
  <w:comment w:id="3" w:author="林昕" w:date="2026-02-23T17:01:00Z" w:initials="MOU">
    <w:p w14:paraId="310B530E" w14:textId="6210203A" w:rsidR="00ED1DD1" w:rsidRDefault="00ED1DD1">
      <w:pPr>
        <w:pStyle w:val="CommentText"/>
      </w:pPr>
      <w:r>
        <w:rPr>
          <w:rStyle w:val="CommentReference"/>
        </w:rPr>
        <w:annotationRef/>
      </w:r>
      <w:r>
        <w:rPr>
          <w:rFonts w:hint="eastAsia"/>
          <w:color w:val="000000"/>
          <w:sz w:val="32"/>
          <w:szCs w:val="32"/>
        </w:rPr>
        <w:t>课程名称</w:t>
      </w:r>
    </w:p>
  </w:comment>
  <w:comment w:id="5" w:author="林昕" w:date="2026-02-23T17:02:00Z" w:initials="MOU">
    <w:p w14:paraId="26D1D342" w14:textId="543FAA89" w:rsidR="00ED1DD1" w:rsidRDefault="00ED1DD1">
      <w:pPr>
        <w:pStyle w:val="CommentText"/>
      </w:pPr>
      <w:r>
        <w:rPr>
          <w:rStyle w:val="CommentReference"/>
        </w:rPr>
        <w:annotationRef/>
      </w:r>
      <w:r>
        <w:rPr>
          <w:rFonts w:hint="eastAsia"/>
          <w:color w:val="000000"/>
          <w:sz w:val="32"/>
          <w:szCs w:val="32"/>
        </w:rPr>
        <w:t>适用年级</w:t>
      </w:r>
    </w:p>
  </w:comment>
  <w:comment w:id="8" w:author="林昕" w:date="2026-02-23T17:02:00Z" w:initials="MOU">
    <w:p w14:paraId="539E1906" w14:textId="65D962A2" w:rsidR="00ED1DD1" w:rsidRDefault="00ED1DD1">
      <w:pPr>
        <w:pStyle w:val="CommentText"/>
      </w:pPr>
      <w:r>
        <w:rPr>
          <w:rStyle w:val="CommentReference"/>
        </w:rPr>
        <w:annotationRef/>
      </w:r>
      <w:r>
        <w:rPr>
          <w:rFonts w:hint="eastAsia"/>
          <w:color w:val="000000"/>
          <w:sz w:val="32"/>
          <w:szCs w:val="32"/>
        </w:rPr>
        <w:t>适用专业</w:t>
      </w:r>
    </w:p>
  </w:comment>
  <w:comment w:id="10" w:author="木慕" w:date="2026-01-31T00:03:00Z" w:initials="">
    <w:p w14:paraId="48A8AEFB" w14:textId="77777777" w:rsidR="006A5B3A" w:rsidRDefault="00A25AFE">
      <w:pPr>
        <w:pStyle w:val="CommentText"/>
      </w:pPr>
      <w:r>
        <w:rPr>
          <w:rStyle w:val="CommentReference"/>
        </w:rPr>
        <w:annotationRef/>
      </w:r>
      <w:r w:rsidR="00000000">
        <w:rPr>
          <w:rFonts w:hint="eastAsia"/>
        </w:rPr>
        <w:t>统一“方正小标宋简体”，二号</w:t>
      </w:r>
    </w:p>
  </w:comment>
  <w:comment w:id="11" w:author="木慕" w:date="2026-01-30T23:52:00Z" w:initials="">
    <w:p w14:paraId="79456F0D" w14:textId="77777777" w:rsidR="006A5B3A" w:rsidRDefault="00A25AFE">
      <w:pPr>
        <w:pStyle w:val="CommentText"/>
      </w:pPr>
      <w:r>
        <w:rPr>
          <w:rStyle w:val="CommentReference"/>
        </w:rPr>
        <w:annotationRef/>
      </w:r>
      <w:r w:rsidR="00000000">
        <w:rPr>
          <w:rFonts w:hint="eastAsia"/>
        </w:rPr>
        <w:t>仿宋</w:t>
      </w:r>
      <w:r w:rsidR="00000000">
        <w:rPr>
          <w:rFonts w:hint="eastAsia"/>
        </w:rPr>
        <w:t xml:space="preserve"> </w:t>
      </w:r>
      <w:r w:rsidR="00000000">
        <w:rPr>
          <w:rFonts w:hint="eastAsia"/>
        </w:rPr>
        <w:t>四号字。</w:t>
      </w:r>
    </w:p>
    <w:p w14:paraId="1384A18E" w14:textId="77777777" w:rsidR="006A5B3A" w:rsidRDefault="00000000">
      <w:pPr>
        <w:pStyle w:val="CommentText"/>
      </w:pPr>
      <w:r>
        <w:rPr>
          <w:rFonts w:hint="eastAsia"/>
        </w:rPr>
        <w:t>不能出现“期末考核”字样，用综合项目代替。</w:t>
      </w:r>
    </w:p>
  </w:comment>
  <w:comment w:id="13" w:author="木慕" w:date="2026-01-31T00:03:00Z" w:initials="">
    <w:p w14:paraId="7C52901E" w14:textId="77777777" w:rsidR="006A5B3A" w:rsidRDefault="00A25AFE">
      <w:pPr>
        <w:pStyle w:val="CommentText"/>
      </w:pPr>
      <w:r>
        <w:rPr>
          <w:rStyle w:val="CommentReference"/>
        </w:rPr>
        <w:annotationRef/>
      </w:r>
      <w:r w:rsidR="00000000">
        <w:rPr>
          <w:rFonts w:hint="eastAsia"/>
        </w:rPr>
        <w:t>统一“方正小标宋简体”，二号</w:t>
      </w:r>
    </w:p>
    <w:p w14:paraId="7251E09F" w14:textId="77777777" w:rsidR="006A5B3A" w:rsidRDefault="00000000">
      <w:pPr>
        <w:pStyle w:val="CommentText"/>
        <w:ind w:leftChars="172" w:left="361"/>
      </w:pPr>
      <w:r>
        <w:rPr>
          <w:rFonts w:hint="eastAsia"/>
        </w:rPr>
        <w:t>如果没有字号需要先下载安装，再打开本文档。</w:t>
      </w:r>
    </w:p>
  </w:comment>
  <w:comment w:id="14" w:author="木慕" w:date="2026-01-30T23:53:00Z" w:initials="">
    <w:p w14:paraId="62ED3C55" w14:textId="77777777" w:rsidR="006A5B3A" w:rsidRDefault="00A25AFE">
      <w:pPr>
        <w:pStyle w:val="CommentText"/>
      </w:pPr>
      <w:r>
        <w:rPr>
          <w:rStyle w:val="CommentReference"/>
        </w:rPr>
        <w:annotationRef/>
      </w:r>
      <w:r w:rsidR="00000000">
        <w:rPr>
          <w:rFonts w:hint="eastAsia"/>
        </w:rPr>
        <w:t>与教学大纲一致</w:t>
      </w:r>
    </w:p>
  </w:comment>
  <w:comment w:id="15" w:author="木慕" w:date="2026-01-30T23:55:00Z" w:initials="">
    <w:p w14:paraId="6820D61D" w14:textId="77777777" w:rsidR="006A5B3A" w:rsidRDefault="00A25AFE">
      <w:pPr>
        <w:pStyle w:val="CommentText"/>
      </w:pPr>
      <w:r>
        <w:rPr>
          <w:rStyle w:val="CommentReference"/>
        </w:rPr>
        <w:annotationRef/>
      </w:r>
      <w:r w:rsidR="00000000">
        <w:rPr>
          <w:rFonts w:hint="eastAsia"/>
        </w:rPr>
        <w:t>综合性与设计性必须多增加一项“认定表”资料。</w:t>
      </w:r>
    </w:p>
  </w:comment>
  <w:comment w:id="16" w:author="木慕" w:date="2026-01-30T23:54:00Z" w:initials="">
    <w:p w14:paraId="68B9E368" w14:textId="77777777" w:rsidR="006A5B3A" w:rsidRDefault="00A25AFE">
      <w:pPr>
        <w:pStyle w:val="CommentText"/>
      </w:pPr>
      <w:r>
        <w:rPr>
          <w:rStyle w:val="CommentReference"/>
        </w:rPr>
        <w:annotationRef/>
      </w:r>
      <w:r w:rsidR="00000000">
        <w:rPr>
          <w:rFonts w:hint="eastAsia"/>
        </w:rPr>
        <w:t>实验项目总数</w:t>
      </w:r>
    </w:p>
  </w:comment>
  <w:comment w:id="17" w:author="木慕" w:date="2026-01-30T23:54:00Z" w:initials="">
    <w:p w14:paraId="5AAB971F" w14:textId="77777777" w:rsidR="006A5B3A" w:rsidRDefault="00A25AFE">
      <w:pPr>
        <w:pStyle w:val="CommentText"/>
      </w:pPr>
      <w:r>
        <w:rPr>
          <w:rStyle w:val="CommentReference"/>
        </w:rPr>
        <w:annotationRef/>
      </w:r>
      <w:r w:rsidR="00000000">
        <w:rPr>
          <w:rFonts w:hint="eastAsia"/>
        </w:rPr>
        <w:t>实验总学时必须与教学大纲实践学时数量一致</w:t>
      </w:r>
    </w:p>
  </w:comment>
  <w:comment w:id="19" w:author="木慕" w:date="2026-01-30T23:56:00Z" w:initials="">
    <w:p w14:paraId="476B4CE6" w14:textId="77777777" w:rsidR="006A5B3A" w:rsidRDefault="00A25AFE">
      <w:pPr>
        <w:pStyle w:val="CommentText"/>
      </w:pPr>
      <w:r>
        <w:rPr>
          <w:rStyle w:val="CommentReference"/>
        </w:rPr>
        <w:annotationRef/>
      </w:r>
      <w:r w:rsidR="00000000">
        <w:rPr>
          <w:rFonts w:hint="eastAsia"/>
        </w:rPr>
        <w:t>实验目的、实验设备与环境、实验要求这三项，必须要有，不可删除，内容则根据各实验项目情况自拟，</w:t>
      </w:r>
    </w:p>
  </w:comment>
  <w:comment w:id="20" w:author="木慕" w:date="2026-01-30T23:56:00Z" w:initials="">
    <w:p w14:paraId="09F43475" w14:textId="77777777" w:rsidR="006A5B3A" w:rsidRDefault="00A25AFE">
      <w:pPr>
        <w:pStyle w:val="CommentText"/>
      </w:pPr>
      <w:r>
        <w:rPr>
          <w:rStyle w:val="CommentReference"/>
        </w:rPr>
        <w:annotationRef/>
      </w:r>
      <w:r w:rsidR="00000000">
        <w:rPr>
          <w:rFonts w:hint="eastAsia"/>
        </w:rPr>
        <w:t>“实验步骤与要求”项目撰写分为两种情况：</w:t>
      </w:r>
    </w:p>
    <w:p w14:paraId="1304784E" w14:textId="77777777" w:rsidR="006A5B3A" w:rsidRDefault="00000000">
      <w:pPr>
        <w:pStyle w:val="CommentText"/>
        <w:numPr>
          <w:ilvl w:val="0"/>
          <w:numId w:val="1"/>
        </w:numPr>
        <w:ind w:leftChars="172" w:left="361"/>
      </w:pPr>
      <w:r>
        <w:rPr>
          <w:rFonts w:hint="eastAsia"/>
        </w:rPr>
        <w:t>演示性和验证性为主，必须提供每一步操作细节，每一个步骤内容中文字和图片要丰富，相对而言撰写的页数会比较多；</w:t>
      </w:r>
    </w:p>
    <w:p w14:paraId="12E9E1A0" w14:textId="77777777" w:rsidR="006A5B3A" w:rsidRDefault="00000000">
      <w:pPr>
        <w:pStyle w:val="CommentText"/>
        <w:numPr>
          <w:ilvl w:val="0"/>
          <w:numId w:val="1"/>
        </w:numPr>
        <w:ind w:leftChars="172" w:left="361"/>
      </w:pPr>
      <w:r>
        <w:rPr>
          <w:rFonts w:hint="eastAsia"/>
        </w:rPr>
        <w:t>综合性和设计性为主，也是需要提供明确的创作步骤和参考案例或图片做指引。</w:t>
      </w:r>
    </w:p>
  </w:comment>
  <w:comment w:id="21" w:author="木慕" w:date="2026-01-30T23:59:00Z" w:initials="">
    <w:p w14:paraId="05FC8CA2" w14:textId="77777777" w:rsidR="006A5B3A" w:rsidRDefault="00A25AFE">
      <w:pPr>
        <w:pStyle w:val="CommentText"/>
      </w:pPr>
      <w:r>
        <w:rPr>
          <w:rStyle w:val="CommentReference"/>
        </w:rPr>
        <w:annotationRef/>
      </w:r>
      <w:r w:rsidR="00000000">
        <w:rPr>
          <w:rFonts w:hint="eastAsia"/>
        </w:rPr>
        <w:t>演示性与验证性项目必须撰写此项内容。</w:t>
      </w:r>
    </w:p>
    <w:p w14:paraId="20460BD0" w14:textId="77777777" w:rsidR="006A5B3A" w:rsidRDefault="00000000">
      <w:pPr>
        <w:pStyle w:val="CommentText"/>
        <w:ind w:leftChars="172" w:left="361"/>
      </w:pPr>
      <w:r>
        <w:rPr>
          <w:rFonts w:hint="eastAsia"/>
        </w:rPr>
        <w:t>要求内容合理，要以课程理论要点为基础撰写。</w:t>
      </w:r>
    </w:p>
  </w:comment>
  <w:comment w:id="22" w:author="木慕" w:date="2026-01-31T00:00:00Z" w:initials="">
    <w:p w14:paraId="44BCA37E" w14:textId="77777777" w:rsidR="006A5B3A" w:rsidRDefault="00A25AFE">
      <w:pPr>
        <w:pStyle w:val="CommentText"/>
      </w:pPr>
      <w:r>
        <w:rPr>
          <w:rStyle w:val="CommentReference"/>
        </w:rPr>
        <w:annotationRef/>
      </w:r>
      <w:r w:rsidR="00000000">
        <w:rPr>
          <w:rFonts w:hint="eastAsia"/>
        </w:rPr>
        <w:t>根据每节课需求安排此项目。</w:t>
      </w:r>
    </w:p>
  </w:comment>
  <w:comment w:id="24" w:author="木慕" w:date="2026-01-31T00:04:00Z" w:initials="">
    <w:p w14:paraId="4B51F16C" w14:textId="77777777" w:rsidR="006A5B3A" w:rsidRDefault="00A25AFE">
      <w:pPr>
        <w:pStyle w:val="CommentText"/>
      </w:pPr>
      <w:r>
        <w:rPr>
          <w:rStyle w:val="CommentReference"/>
        </w:rPr>
        <w:annotationRef/>
      </w:r>
      <w:r w:rsidR="00000000">
        <w:rPr>
          <w:rFonts w:hint="eastAsia"/>
        </w:rPr>
        <w:t>与实验一项目要求一致。</w:t>
      </w:r>
    </w:p>
  </w:comment>
  <w:comment w:id="26" w:author="木慕" w:date="2026-01-31T00:04:00Z" w:initials="">
    <w:p w14:paraId="1D2430C9" w14:textId="77777777" w:rsidR="006A5B3A" w:rsidRDefault="00A25AFE">
      <w:pPr>
        <w:pStyle w:val="CommentText"/>
      </w:pPr>
      <w:r>
        <w:rPr>
          <w:rStyle w:val="CommentReference"/>
        </w:rPr>
        <w:annotationRef/>
      </w:r>
      <w:r w:rsidR="00000000">
        <w:rPr>
          <w:rFonts w:hint="eastAsia"/>
        </w:rPr>
        <w:t>与实验一项目要求一致。</w:t>
      </w:r>
    </w:p>
    <w:p w14:paraId="3B8FBF99" w14:textId="77777777" w:rsidR="006A5B3A" w:rsidRDefault="006A5B3A">
      <w:pPr>
        <w:pStyle w:val="CommentText"/>
        <w:ind w:leftChars="172" w:left="361"/>
      </w:pPr>
    </w:p>
  </w:comment>
  <w:comment w:id="27" w:author="木慕" w:date="2026-01-31T00:01:00Z" w:initials="">
    <w:p w14:paraId="2B7109CD" w14:textId="77777777" w:rsidR="006A5B3A" w:rsidRDefault="00A25AFE">
      <w:pPr>
        <w:pStyle w:val="CommentText"/>
      </w:pPr>
      <w:r>
        <w:rPr>
          <w:rStyle w:val="CommentReference"/>
        </w:rPr>
        <w:annotationRef/>
      </w:r>
      <w:r w:rsidR="00000000">
        <w:rPr>
          <w:rFonts w:hint="eastAsia"/>
        </w:rPr>
        <w:t>根据期末试卷考核内容为基础，撰写此项，不可缺少“实验步骤与要点”，要有一定指引作用。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8987FA" w15:done="0"/>
  <w15:commentEx w15:paraId="65C270BC" w15:done="0"/>
  <w15:commentEx w15:paraId="310B530E" w15:done="0"/>
  <w15:commentEx w15:paraId="26D1D342" w15:done="0"/>
  <w15:commentEx w15:paraId="539E1906" w15:done="0"/>
  <w15:commentEx w15:paraId="48A8AEFB" w15:done="0"/>
  <w15:commentEx w15:paraId="1384A18E" w15:done="0"/>
  <w15:commentEx w15:paraId="7251E09F" w15:done="0"/>
  <w15:commentEx w15:paraId="62ED3C55" w15:done="0"/>
  <w15:commentEx w15:paraId="6820D61D" w15:done="0"/>
  <w15:commentEx w15:paraId="68B9E368" w15:done="0"/>
  <w15:commentEx w15:paraId="5AAB971F" w15:done="0"/>
  <w15:commentEx w15:paraId="476B4CE6" w15:done="0"/>
  <w15:commentEx w15:paraId="12E9E1A0" w15:done="0"/>
  <w15:commentEx w15:paraId="20460BD0" w15:done="0"/>
  <w15:commentEx w15:paraId="44BCA37E" w15:done="0"/>
  <w15:commentEx w15:paraId="4B51F16C" w15:done="0"/>
  <w15:commentEx w15:paraId="3B8FBF99" w15:done="0"/>
  <w15:commentEx w15:paraId="2B7109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757D1A" w16cex:dateUtc="2026-02-23T08:57:00Z"/>
  <w16cex:commentExtensible w16cex:durableId="723A05AF" w16cex:dateUtc="2026-02-23T09:01:00Z"/>
  <w16cex:commentExtensible w16cex:durableId="154672BD" w16cex:dateUtc="2026-02-23T09:02:00Z"/>
  <w16cex:commentExtensible w16cex:durableId="567F5970" w16cex:dateUtc="2026-02-23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8987FA" w16cid:durableId="5F8987FA"/>
  <w16cid:commentId w16cid:paraId="65C270BC" w16cid:durableId="1B757D1A"/>
  <w16cid:commentId w16cid:paraId="310B530E" w16cid:durableId="723A05AF"/>
  <w16cid:commentId w16cid:paraId="26D1D342" w16cid:durableId="154672BD"/>
  <w16cid:commentId w16cid:paraId="539E1906" w16cid:durableId="567F5970"/>
  <w16cid:commentId w16cid:paraId="48A8AEFB" w16cid:durableId="48A8AEFB"/>
  <w16cid:commentId w16cid:paraId="1384A18E" w16cid:durableId="1384A18E"/>
  <w16cid:commentId w16cid:paraId="7251E09F" w16cid:durableId="7251E09F"/>
  <w16cid:commentId w16cid:paraId="62ED3C55" w16cid:durableId="62ED3C55"/>
  <w16cid:commentId w16cid:paraId="6820D61D" w16cid:durableId="6820D61D"/>
  <w16cid:commentId w16cid:paraId="68B9E368" w16cid:durableId="68B9E368"/>
  <w16cid:commentId w16cid:paraId="5AAB971F" w16cid:durableId="5AAB971F"/>
  <w16cid:commentId w16cid:paraId="476B4CE6" w16cid:durableId="476B4CE6"/>
  <w16cid:commentId w16cid:paraId="12E9E1A0" w16cid:durableId="12E9E1A0"/>
  <w16cid:commentId w16cid:paraId="20460BD0" w16cid:durableId="20460BD0"/>
  <w16cid:commentId w16cid:paraId="44BCA37E" w16cid:durableId="44BCA37E"/>
  <w16cid:commentId w16cid:paraId="4B51F16C" w16cid:durableId="4B51F16C"/>
  <w16cid:commentId w16cid:paraId="3B8FBF99" w16cid:durableId="3B8FBF99"/>
  <w16cid:commentId w16cid:paraId="2B7109CD" w16cid:durableId="2B7109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DB481" w14:textId="77777777" w:rsidR="00AA6355" w:rsidRDefault="00AA6355">
      <w:r>
        <w:separator/>
      </w:r>
    </w:p>
  </w:endnote>
  <w:endnote w:type="continuationSeparator" w:id="0">
    <w:p w14:paraId="20DFE68A" w14:textId="77777777" w:rsidR="00AA6355" w:rsidRDefault="00AA6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72F1FCE9-C04F-2C49-80E1-3278367AB1F1}"/>
    <w:embedBold r:id="rId2" w:fontKey="{AF8BBC98-0DF1-D843-917E-D1E135732F6A}"/>
    <w:embedItalic r:id="rId3" w:fontKey="{F36CA05E-5D8E-294B-99DF-8F2B99FCF9F4}"/>
  </w:font>
  <w:font w:name="SimSun">
    <w:altName w:val="宋体"/>
    <w:panose1 w:val="02010600030101010101"/>
    <w:charset w:val="86"/>
    <w:family w:val="auto"/>
    <w:pitch w:val="variable"/>
    <w:sig w:usb0="00000203" w:usb1="288F0000" w:usb2="00000016" w:usb3="00000000" w:csb0="00040001" w:csb1="00000000"/>
    <w:embedRegular r:id="rId4" w:subsetted="1" w:fontKey="{3BD95039-5404-2F43-8A2A-242C64BCBC6F}"/>
    <w:embedBold r:id="rId5" w:subsetted="1" w:fontKey="{705F72E6-281A-CE42-9C2A-5AEB1789F483}"/>
  </w:font>
  <w:font w:name="DengXian Light">
    <w:altName w:val="等线 Light"/>
    <w:panose1 w:val="02010600030101010101"/>
    <w:charset w:val="86"/>
    <w:family w:val="auto"/>
    <w:pitch w:val="variable"/>
    <w:sig w:usb0="A00002BF" w:usb1="38CF7CFA" w:usb2="00000016" w:usb3="00000000" w:csb0="0004000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STXinwei">
    <w:altName w:val="华文新魏"/>
    <w:panose1 w:val="02010800040101010101"/>
    <w:charset w:val="86"/>
    <w:family w:val="auto"/>
    <w:pitch w:val="variable"/>
    <w:sig w:usb0="00000001" w:usb1="080F0000" w:usb2="00000010" w:usb3="00000000" w:csb0="00040000" w:csb1="00000000"/>
    <w:embedBold r:id="rId6" w:subsetted="1" w:fontKey="{7E190A8D-9186-6A49-AE52-147E7C8378EC}"/>
  </w:font>
  <w:font w:name="Microsoft YaHei">
    <w:altName w:val="微软雅黑"/>
    <w:panose1 w:val="020B0503020204020204"/>
    <w:charset w:val="86"/>
    <w:family w:val="swiss"/>
    <w:pitch w:val="variable"/>
    <w:sig w:usb0="80000287" w:usb1="2ACF3C50" w:usb2="00000016" w:usb3="00000000" w:csb0="0004001F" w:csb1="00000000"/>
  </w:font>
  <w:font w:name="SimHei">
    <w:altName w:val="黑体"/>
    <w:panose1 w:val="02010609060101010101"/>
    <w:charset w:val="86"/>
    <w:family w:val="modern"/>
    <w:pitch w:val="fixed"/>
    <w:sig w:usb0="800002BF" w:usb1="38CF7CFA" w:usb2="00000016" w:usb3="00000000" w:csb0="00040001" w:csb1="00000000"/>
    <w:embedRegular r:id="rId7" w:subsetted="1" w:fontKey="{3FA93309-011B-EB4D-A036-E6BDFD9ED8B5}"/>
  </w:font>
  <w:font w:name="方正小标宋简体">
    <w:panose1 w:val="020B0604020202020204"/>
    <w:charset w:val="86"/>
    <w:family w:val="auto"/>
    <w:pitch w:val="variable"/>
    <w:sig w:usb0="00000001" w:usb1="080E0000" w:usb2="00000010" w:usb3="00000000" w:csb0="00040001" w:csb1="00000000"/>
    <w:embedRegular r:id="rId8" w:subsetted="1" w:fontKey="{D87A75AA-60ED-1F41-BB76-90C0EE0EB9F1}"/>
    <w:embedBold r:id="rId9" w:subsetted="1" w:fontKey="{8E9841AC-20D4-5744-87E9-FC40C09605A2}"/>
  </w:font>
  <w:font w:name="FangSong">
    <w:panose1 w:val="02010609060101010101"/>
    <w:charset w:val="86"/>
    <w:family w:val="modern"/>
    <w:pitch w:val="fixed"/>
    <w:sig w:usb0="800002BF" w:usb1="38CF7CFA" w:usb2="00000016" w:usb3="00000000" w:csb0="00040001" w:csb1="00000000"/>
    <w:embedRegular r:id="rId10" w:subsetted="1" w:fontKey="{2E66F8A9-717C-E745-9006-C9FF2C1D8BCB}"/>
    <w:embedBold r:id="rId11" w:subsetted="1" w:fontKey="{A203F568-5B0E-2D45-880D-F1BDEF7DADDC}"/>
  </w:font>
  <w:font w:name="Symbol">
    <w:panose1 w:val="05050102010706020507"/>
    <w:charset w:val="02"/>
    <w:family w:val="decorative"/>
    <w:pitch w:val="variable"/>
    <w:sig w:usb0="00000000" w:usb1="10000000" w:usb2="00000000" w:usb3="00000000" w:csb0="80000000" w:csb1="00000000"/>
    <w:embedRegular r:id="rId12" w:subsetted="1" w:fontKey="{70D93C62-7F6B-3B4F-BBC8-51552E4D2F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0A47" w14:textId="77777777" w:rsidR="006A5B3A" w:rsidRDefault="006A5B3A">
    <w:pPr>
      <w:pStyle w:val="Footer"/>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823460"/>
    </w:sdtPr>
    <w:sdtEndPr>
      <w:rPr>
        <w:sz w:val="24"/>
        <w:szCs w:val="24"/>
      </w:rPr>
    </w:sdtEndPr>
    <w:sdtContent>
      <w:p w14:paraId="1F454B1F"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534095"/>
    </w:sdtPr>
    <w:sdtEndPr>
      <w:rPr>
        <w:sz w:val="24"/>
        <w:szCs w:val="24"/>
      </w:rPr>
    </w:sdtEndPr>
    <w:sdtContent>
      <w:p w14:paraId="650B9619"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C6B3" w14:textId="77777777" w:rsidR="00AA6355" w:rsidRDefault="00AA6355">
      <w:r>
        <w:separator/>
      </w:r>
    </w:p>
  </w:footnote>
  <w:footnote w:type="continuationSeparator" w:id="0">
    <w:p w14:paraId="4E6B1F40" w14:textId="77777777" w:rsidR="00AA6355" w:rsidRDefault="00AA6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C9A0"/>
    <w:multiLevelType w:val="singleLevel"/>
    <w:tmpl w:val="6DF1C9A0"/>
    <w:lvl w:ilvl="0">
      <w:start w:val="1"/>
      <w:numFmt w:val="decimal"/>
      <w:lvlText w:val="%1."/>
      <w:lvlJc w:val="left"/>
      <w:pPr>
        <w:tabs>
          <w:tab w:val="left" w:pos="312"/>
        </w:tabs>
      </w:pPr>
    </w:lvl>
  </w:abstractNum>
  <w:num w:numId="1" w16cid:durableId="1527242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林昕">
    <w15:presenceInfo w15:providerId="None" w15:userId="林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saveSubsetFonts/>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51"/>
    <w:rsid w:val="00157AB7"/>
    <w:rsid w:val="00217ECB"/>
    <w:rsid w:val="00265B51"/>
    <w:rsid w:val="003D2ECA"/>
    <w:rsid w:val="003E7353"/>
    <w:rsid w:val="0045527D"/>
    <w:rsid w:val="004F0454"/>
    <w:rsid w:val="005A73B4"/>
    <w:rsid w:val="00662E8F"/>
    <w:rsid w:val="006A5B3A"/>
    <w:rsid w:val="007D4214"/>
    <w:rsid w:val="007E5AB1"/>
    <w:rsid w:val="00913051"/>
    <w:rsid w:val="00916886"/>
    <w:rsid w:val="00937C44"/>
    <w:rsid w:val="009E15F6"/>
    <w:rsid w:val="00A25AFE"/>
    <w:rsid w:val="00AA6355"/>
    <w:rsid w:val="00C4406B"/>
    <w:rsid w:val="00EB6132"/>
    <w:rsid w:val="00ED1DD1"/>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A67B0"/>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lang w:val="en-US"/>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Normal"/>
    <w:qFormat/>
    <w:pPr>
      <w:widowControl/>
      <w:spacing w:after="160" w:line="240" w:lineRule="exact"/>
      <w:jc w:val="left"/>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kern w:val="0"/>
      <w:sz w:val="32"/>
      <w:szCs w:val="32"/>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A25AFE"/>
    <w:rPr>
      <w:rFonts w:ascii="Times New Roman" w:eastAsia="SimSun" w:hAnsi="Times New Roman" w:cs="Times New Roman"/>
      <w:kern w:val="2"/>
      <w:sz w:val="21"/>
      <w:lang w:val="en-US"/>
    </w:rPr>
  </w:style>
  <w:style w:type="paragraph" w:styleId="CommentSubject">
    <w:name w:val="annotation subject"/>
    <w:basedOn w:val="CommentText"/>
    <w:next w:val="CommentText"/>
    <w:link w:val="CommentSubjectChar"/>
    <w:uiPriority w:val="99"/>
    <w:semiHidden/>
    <w:unhideWhenUsed/>
    <w:rsid w:val="00A25AFE"/>
    <w:rPr>
      <w:b/>
      <w:bCs/>
    </w:rPr>
  </w:style>
  <w:style w:type="character" w:customStyle="1" w:styleId="CommentTextChar">
    <w:name w:val="Comment Text Char"/>
    <w:basedOn w:val="DefaultParagraphFont"/>
    <w:link w:val="CommentText"/>
    <w:uiPriority w:val="99"/>
    <w:semiHidden/>
    <w:rsid w:val="00A25AFE"/>
    <w:rPr>
      <w:rFonts w:ascii="Times New Roman" w:eastAsia="SimSun" w:hAnsi="Times New Roman" w:cs="Times New Roman"/>
      <w:kern w:val="2"/>
      <w:sz w:val="21"/>
      <w:lang w:val="en-US"/>
    </w:rPr>
  </w:style>
  <w:style w:type="character" w:customStyle="1" w:styleId="CommentSubjectChar">
    <w:name w:val="Comment Subject Char"/>
    <w:basedOn w:val="CommentTextChar"/>
    <w:link w:val="CommentSubject"/>
    <w:uiPriority w:val="99"/>
    <w:semiHidden/>
    <w:rsid w:val="00A25AFE"/>
    <w:rPr>
      <w:rFonts w:ascii="Times New Roman" w:eastAsia="SimSun" w:hAnsi="Times New Roman" w:cs="Times New Roman"/>
      <w:b/>
      <w:bCs/>
      <w:kern w:val="2"/>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Guangzhou College of Technology and Business</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Qiu</dc:creator>
  <cp:lastModifiedBy>林昕</cp:lastModifiedBy>
  <cp:revision>5</cp:revision>
  <dcterms:created xsi:type="dcterms:W3CDTF">2025-06-15T16:31:00Z</dcterms:created>
  <dcterms:modified xsi:type="dcterms:W3CDTF">2026-02-23T09:23:00Z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